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97922F" w14:textId="77777777" w:rsidR="00BF01CD" w:rsidRPr="000C1A67" w:rsidRDefault="00BF01CD" w:rsidP="00BF01CD">
      <w:pPr>
        <w:pStyle w:val="NoSpacing"/>
        <w:jc w:val="center"/>
        <w:rPr>
          <w:rFonts w:ascii="Times New Roman" w:hAnsi="Times New Roman" w:cs="Times New Roman"/>
          <w:sz w:val="24"/>
          <w:szCs w:val="24"/>
        </w:rPr>
      </w:pPr>
      <w:r w:rsidRPr="000C1A67">
        <w:rPr>
          <w:rFonts w:ascii="Times New Roman" w:hAnsi="Times New Roman" w:cs="Times New Roman"/>
          <w:b/>
          <w:bCs/>
          <w:sz w:val="24"/>
          <w:szCs w:val="24"/>
        </w:rPr>
        <w:t>“PREDICTING THE BULLWHIP EFFECT IN A 4-STAGE SUPPLY CHAIN MODEL USING MACHINE LEARNING”</w:t>
      </w:r>
      <w:r w:rsidRPr="000C1A67">
        <w:rPr>
          <w:rFonts w:ascii="Times New Roman" w:hAnsi="Times New Roman" w:cs="Times New Roman"/>
          <w:sz w:val="24"/>
          <w:szCs w:val="24"/>
        </w:rPr>
        <w:t xml:space="preserve"> </w:t>
      </w:r>
    </w:p>
    <w:p w14:paraId="07CFCE19" w14:textId="77777777" w:rsidR="00BF01CD" w:rsidRPr="000C1A67" w:rsidRDefault="00BF01CD" w:rsidP="00BF01CD">
      <w:pPr>
        <w:spacing w:after="120" w:line="360" w:lineRule="auto"/>
        <w:jc w:val="center"/>
        <w:rPr>
          <w:rFonts w:ascii="Times New Roman" w:hAnsi="Times New Roman" w:cs="Times New Roman"/>
          <w:sz w:val="24"/>
          <w:szCs w:val="24"/>
        </w:rPr>
      </w:pPr>
      <w:r w:rsidRPr="000C1A67">
        <w:rPr>
          <w:rFonts w:ascii="Times New Roman" w:hAnsi="Times New Roman" w:cs="Times New Roman"/>
          <w:sz w:val="24"/>
          <w:szCs w:val="24"/>
        </w:rPr>
        <w:t>A DISSERTATION</w:t>
      </w:r>
    </w:p>
    <w:p w14:paraId="4A225153" w14:textId="77777777" w:rsidR="00BF01CD" w:rsidRPr="000C1A67" w:rsidRDefault="00BF01CD" w:rsidP="00BF01CD">
      <w:pPr>
        <w:spacing w:after="120" w:line="276" w:lineRule="auto"/>
        <w:jc w:val="center"/>
        <w:rPr>
          <w:rFonts w:ascii="Times New Roman" w:hAnsi="Times New Roman" w:cs="Times New Roman"/>
          <w:sz w:val="24"/>
          <w:szCs w:val="24"/>
        </w:rPr>
      </w:pPr>
      <w:r w:rsidRPr="000C1A67">
        <w:rPr>
          <w:rFonts w:ascii="Times New Roman" w:hAnsi="Times New Roman" w:cs="Times New Roman"/>
          <w:sz w:val="24"/>
          <w:szCs w:val="24"/>
        </w:rPr>
        <w:t>SUBMITTED IN PARTIAL FULFILLMENT OF THE REQUIREMENTS</w:t>
      </w:r>
    </w:p>
    <w:p w14:paraId="2196B87E" w14:textId="77777777" w:rsidR="00BF01CD" w:rsidRPr="000C1A67" w:rsidRDefault="00BF01CD" w:rsidP="00BF01CD">
      <w:pPr>
        <w:spacing w:after="120" w:line="276" w:lineRule="auto"/>
        <w:jc w:val="center"/>
        <w:rPr>
          <w:rFonts w:ascii="Times New Roman" w:hAnsi="Times New Roman" w:cs="Times New Roman"/>
          <w:sz w:val="24"/>
          <w:szCs w:val="24"/>
        </w:rPr>
      </w:pPr>
      <w:r w:rsidRPr="000C1A67">
        <w:rPr>
          <w:rFonts w:ascii="Times New Roman" w:hAnsi="Times New Roman" w:cs="Times New Roman"/>
          <w:sz w:val="24"/>
          <w:szCs w:val="24"/>
        </w:rPr>
        <w:t xml:space="preserve">FOR THE AWARD OF DEGREE </w:t>
      </w:r>
    </w:p>
    <w:p w14:paraId="2E307D5C" w14:textId="77777777" w:rsidR="00BF01CD" w:rsidRPr="000C1A67" w:rsidRDefault="00BF01CD" w:rsidP="00BF01CD">
      <w:pPr>
        <w:spacing w:after="120" w:line="360" w:lineRule="auto"/>
        <w:jc w:val="center"/>
        <w:rPr>
          <w:rFonts w:ascii="Times New Roman" w:hAnsi="Times New Roman" w:cs="Times New Roman"/>
          <w:sz w:val="24"/>
          <w:szCs w:val="24"/>
        </w:rPr>
      </w:pPr>
      <w:r w:rsidRPr="000C1A67">
        <w:rPr>
          <w:rFonts w:ascii="Times New Roman" w:hAnsi="Times New Roman" w:cs="Times New Roman"/>
          <w:sz w:val="24"/>
          <w:szCs w:val="24"/>
        </w:rPr>
        <w:t>OF</w:t>
      </w:r>
    </w:p>
    <w:p w14:paraId="1546061F" w14:textId="77777777" w:rsidR="00BF01CD" w:rsidRPr="000C1A67" w:rsidRDefault="00BF01CD" w:rsidP="00BF01CD">
      <w:pPr>
        <w:spacing w:after="120" w:line="276" w:lineRule="auto"/>
        <w:jc w:val="center"/>
        <w:rPr>
          <w:rFonts w:ascii="Times New Roman" w:hAnsi="Times New Roman" w:cs="Times New Roman"/>
          <w:sz w:val="24"/>
          <w:szCs w:val="24"/>
        </w:rPr>
      </w:pPr>
      <w:r w:rsidRPr="000C1A67">
        <w:rPr>
          <w:rFonts w:ascii="Times New Roman" w:hAnsi="Times New Roman" w:cs="Times New Roman"/>
          <w:sz w:val="24"/>
          <w:szCs w:val="24"/>
        </w:rPr>
        <w:t xml:space="preserve">BACHELOR OF TECHNOLOGY </w:t>
      </w:r>
    </w:p>
    <w:p w14:paraId="3A65829E" w14:textId="77777777" w:rsidR="00BF01CD" w:rsidRPr="000C1A67" w:rsidRDefault="00BF01CD" w:rsidP="00BF01CD">
      <w:pPr>
        <w:jc w:val="center"/>
        <w:rPr>
          <w:rFonts w:ascii="Times New Roman" w:hAnsi="Times New Roman" w:cs="Times New Roman"/>
          <w:sz w:val="24"/>
          <w:szCs w:val="24"/>
        </w:rPr>
      </w:pPr>
      <w:r w:rsidRPr="000C1A67">
        <w:rPr>
          <w:rFonts w:ascii="Times New Roman" w:hAnsi="Times New Roman" w:cs="Times New Roman"/>
          <w:sz w:val="24"/>
          <w:szCs w:val="24"/>
        </w:rPr>
        <w:t xml:space="preserve">IN </w:t>
      </w:r>
    </w:p>
    <w:p w14:paraId="6350B971" w14:textId="77777777"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t>MECHANICAL ENGINEERING</w:t>
      </w:r>
    </w:p>
    <w:p w14:paraId="2AE72049" w14:textId="77777777" w:rsidR="00BF01CD" w:rsidRPr="000C1A67" w:rsidRDefault="00BF01CD" w:rsidP="00BF01CD">
      <w:pPr>
        <w:jc w:val="center"/>
        <w:rPr>
          <w:rFonts w:ascii="Times New Roman" w:hAnsi="Times New Roman" w:cs="Times New Roman"/>
          <w:b/>
          <w:sz w:val="24"/>
          <w:szCs w:val="24"/>
        </w:rPr>
      </w:pPr>
    </w:p>
    <w:p w14:paraId="7FCE4A23" w14:textId="77777777"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noProof/>
          <w:sz w:val="24"/>
          <w:szCs w:val="24"/>
        </w:rPr>
        <w:t>Submitted by:</w:t>
      </w:r>
    </w:p>
    <w:p w14:paraId="27FF14B5" w14:textId="0EC157AB"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t>Abhinav Dikshit</w:t>
      </w:r>
      <w:r w:rsidR="008E2A81" w:rsidRPr="000C1A67">
        <w:rPr>
          <w:rFonts w:ascii="Times New Roman" w:hAnsi="Times New Roman" w:cs="Times New Roman"/>
          <w:b/>
          <w:sz w:val="24"/>
          <w:szCs w:val="24"/>
        </w:rPr>
        <w:t xml:space="preserve"> (2K17</w:t>
      </w:r>
      <w:r w:rsidRPr="000C1A67">
        <w:rPr>
          <w:rFonts w:ascii="Times New Roman" w:hAnsi="Times New Roman" w:cs="Times New Roman"/>
          <w:b/>
          <w:sz w:val="24"/>
          <w:szCs w:val="24"/>
        </w:rPr>
        <w:t>/ME/008)</w:t>
      </w:r>
    </w:p>
    <w:p w14:paraId="7FCA1E1F" w14:textId="2218DA4B"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t>Abhirup Poddar</w:t>
      </w:r>
      <w:r w:rsidR="008E2A81" w:rsidRPr="000C1A67">
        <w:rPr>
          <w:rFonts w:ascii="Times New Roman" w:hAnsi="Times New Roman" w:cs="Times New Roman"/>
          <w:b/>
          <w:sz w:val="24"/>
          <w:szCs w:val="24"/>
        </w:rPr>
        <w:t xml:space="preserve"> (2K17</w:t>
      </w:r>
      <w:r w:rsidRPr="000C1A67">
        <w:rPr>
          <w:rFonts w:ascii="Times New Roman" w:hAnsi="Times New Roman" w:cs="Times New Roman"/>
          <w:b/>
          <w:sz w:val="24"/>
          <w:szCs w:val="24"/>
        </w:rPr>
        <w:t>/ME/009)</w:t>
      </w:r>
    </w:p>
    <w:p w14:paraId="07F27836" w14:textId="5B818B7E"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t>Arham Anwar (2K</w:t>
      </w:r>
      <w:r w:rsidR="008E2A81" w:rsidRPr="000C1A67">
        <w:rPr>
          <w:rFonts w:ascii="Times New Roman" w:hAnsi="Times New Roman" w:cs="Times New Roman"/>
          <w:b/>
          <w:sz w:val="24"/>
          <w:szCs w:val="24"/>
        </w:rPr>
        <w:t>17</w:t>
      </w:r>
      <w:r w:rsidRPr="000C1A67">
        <w:rPr>
          <w:rFonts w:ascii="Times New Roman" w:hAnsi="Times New Roman" w:cs="Times New Roman"/>
          <w:b/>
          <w:sz w:val="24"/>
          <w:szCs w:val="24"/>
        </w:rPr>
        <w:t>/ME/059)</w:t>
      </w:r>
    </w:p>
    <w:p w14:paraId="7BFA6749" w14:textId="77777777" w:rsidR="00BF01CD" w:rsidRPr="000C1A67" w:rsidRDefault="00BF01CD" w:rsidP="00BF01CD">
      <w:pPr>
        <w:jc w:val="center"/>
        <w:rPr>
          <w:rFonts w:ascii="Times New Roman" w:hAnsi="Times New Roman" w:cs="Times New Roman"/>
          <w:b/>
          <w:sz w:val="24"/>
          <w:szCs w:val="24"/>
        </w:rPr>
      </w:pPr>
    </w:p>
    <w:p w14:paraId="50595A26" w14:textId="77777777" w:rsidR="00BF01CD" w:rsidRPr="000C1A67" w:rsidRDefault="00BF01CD" w:rsidP="00BF01CD">
      <w:pPr>
        <w:jc w:val="center"/>
        <w:rPr>
          <w:rFonts w:ascii="Times New Roman" w:hAnsi="Times New Roman" w:cs="Times New Roman"/>
          <w:sz w:val="24"/>
          <w:szCs w:val="24"/>
        </w:rPr>
      </w:pPr>
      <w:r w:rsidRPr="000C1A67">
        <w:rPr>
          <w:rFonts w:ascii="Times New Roman" w:hAnsi="Times New Roman" w:cs="Times New Roman"/>
          <w:sz w:val="24"/>
          <w:szCs w:val="24"/>
        </w:rPr>
        <w:t>Under the supervision of</w:t>
      </w:r>
    </w:p>
    <w:p w14:paraId="0EE43CBF" w14:textId="77777777"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t>Dr. Girish Kumar</w:t>
      </w:r>
    </w:p>
    <w:p w14:paraId="64FB362A" w14:textId="77777777"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noProof/>
          <w:sz w:val="24"/>
          <w:szCs w:val="24"/>
          <w:lang w:eastAsia="en-IN"/>
        </w:rPr>
        <w:drawing>
          <wp:inline distT="0" distB="0" distL="0" distR="0" wp14:anchorId="06CFE10E" wp14:editId="6FF989B5">
            <wp:extent cx="1771650" cy="1763597"/>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87213" cy="1779089"/>
                    </a:xfrm>
                    <a:prstGeom prst="rect">
                      <a:avLst/>
                    </a:prstGeom>
                    <a:noFill/>
                    <a:ln>
                      <a:noFill/>
                    </a:ln>
                  </pic:spPr>
                </pic:pic>
              </a:graphicData>
            </a:graphic>
          </wp:inline>
        </w:drawing>
      </w:r>
    </w:p>
    <w:p w14:paraId="1459CDBD" w14:textId="77777777" w:rsidR="00BF01CD" w:rsidRPr="000C1A67" w:rsidRDefault="00BF01CD" w:rsidP="00BF01CD">
      <w:pPr>
        <w:spacing w:after="0" w:line="240" w:lineRule="auto"/>
        <w:jc w:val="center"/>
        <w:rPr>
          <w:rFonts w:ascii="Times New Roman" w:hAnsi="Times New Roman" w:cs="Times New Roman"/>
          <w:b/>
          <w:sz w:val="24"/>
          <w:szCs w:val="24"/>
        </w:rPr>
      </w:pPr>
      <w:r w:rsidRPr="000C1A67">
        <w:rPr>
          <w:rFonts w:ascii="Times New Roman" w:hAnsi="Times New Roman" w:cs="Times New Roman"/>
          <w:b/>
          <w:sz w:val="24"/>
          <w:szCs w:val="24"/>
        </w:rPr>
        <w:t>Mechanical Department</w:t>
      </w:r>
    </w:p>
    <w:p w14:paraId="54369564" w14:textId="77777777" w:rsidR="00BF01CD" w:rsidRPr="000C1A67" w:rsidRDefault="00BF01CD" w:rsidP="00BF01CD">
      <w:pPr>
        <w:spacing w:after="0" w:line="240" w:lineRule="auto"/>
        <w:jc w:val="center"/>
        <w:rPr>
          <w:rFonts w:ascii="Times New Roman" w:hAnsi="Times New Roman" w:cs="Times New Roman"/>
          <w:sz w:val="24"/>
          <w:szCs w:val="24"/>
        </w:rPr>
      </w:pPr>
      <w:r w:rsidRPr="000C1A67">
        <w:rPr>
          <w:rFonts w:ascii="Times New Roman" w:hAnsi="Times New Roman" w:cs="Times New Roman"/>
          <w:sz w:val="24"/>
          <w:szCs w:val="24"/>
        </w:rPr>
        <w:t>DELHI TECHNOLOGICAL UNIVERSITY</w:t>
      </w:r>
    </w:p>
    <w:p w14:paraId="4D0DECFA" w14:textId="77777777" w:rsidR="00BF01CD" w:rsidRPr="000C1A67" w:rsidRDefault="00BF01CD" w:rsidP="00BF01CD">
      <w:pPr>
        <w:spacing w:after="0" w:line="240" w:lineRule="auto"/>
        <w:jc w:val="center"/>
        <w:rPr>
          <w:rFonts w:ascii="Times New Roman" w:hAnsi="Times New Roman" w:cs="Times New Roman"/>
          <w:sz w:val="24"/>
          <w:szCs w:val="24"/>
        </w:rPr>
      </w:pPr>
      <w:r w:rsidRPr="000C1A67">
        <w:rPr>
          <w:rFonts w:ascii="Times New Roman" w:hAnsi="Times New Roman" w:cs="Times New Roman"/>
          <w:sz w:val="24"/>
          <w:szCs w:val="24"/>
        </w:rPr>
        <w:t>(Formerly Delhi College of Engineering)</w:t>
      </w:r>
    </w:p>
    <w:p w14:paraId="2A490FE2" w14:textId="77777777" w:rsidR="00BF01CD" w:rsidRPr="000C1A67" w:rsidRDefault="00BF01CD" w:rsidP="00BF01CD">
      <w:pPr>
        <w:spacing w:after="0" w:line="240" w:lineRule="auto"/>
        <w:jc w:val="center"/>
        <w:rPr>
          <w:rFonts w:ascii="Times New Roman" w:hAnsi="Times New Roman" w:cs="Times New Roman"/>
          <w:sz w:val="24"/>
          <w:szCs w:val="24"/>
        </w:rPr>
      </w:pPr>
      <w:r w:rsidRPr="000C1A67">
        <w:rPr>
          <w:rFonts w:ascii="Times New Roman" w:hAnsi="Times New Roman" w:cs="Times New Roman"/>
          <w:sz w:val="24"/>
          <w:szCs w:val="24"/>
        </w:rPr>
        <w:t>Bawana Road, Delhi 110042</w:t>
      </w:r>
    </w:p>
    <w:p w14:paraId="4FF31B81" w14:textId="77777777" w:rsidR="00BF01CD" w:rsidRPr="000C1A67" w:rsidRDefault="00BF01CD" w:rsidP="00BF01CD">
      <w:pPr>
        <w:spacing w:after="0" w:line="240" w:lineRule="auto"/>
        <w:jc w:val="center"/>
        <w:rPr>
          <w:rFonts w:ascii="Times New Roman" w:hAnsi="Times New Roman" w:cs="Times New Roman"/>
          <w:sz w:val="24"/>
          <w:szCs w:val="24"/>
        </w:rPr>
      </w:pPr>
    </w:p>
    <w:p w14:paraId="3C730BDD" w14:textId="77777777" w:rsidR="00BF01CD" w:rsidRPr="000C1A67" w:rsidRDefault="00BF01CD" w:rsidP="00BF01CD">
      <w:pPr>
        <w:spacing w:after="0" w:line="240" w:lineRule="auto"/>
        <w:jc w:val="center"/>
        <w:rPr>
          <w:rFonts w:ascii="Times New Roman" w:hAnsi="Times New Roman" w:cs="Times New Roman"/>
          <w:sz w:val="24"/>
          <w:szCs w:val="24"/>
        </w:rPr>
      </w:pPr>
      <w:r w:rsidRPr="000C1A67">
        <w:rPr>
          <w:rFonts w:ascii="Times New Roman" w:hAnsi="Times New Roman" w:cs="Times New Roman"/>
          <w:b/>
          <w:sz w:val="24"/>
          <w:szCs w:val="24"/>
        </w:rPr>
        <w:t>JUNE 2021</w:t>
      </w:r>
    </w:p>
    <w:p w14:paraId="249AFB9F" w14:textId="77777777" w:rsidR="00BF01CD" w:rsidRPr="000C1A67" w:rsidRDefault="00BF01CD" w:rsidP="00BF01CD">
      <w:pPr>
        <w:spacing w:after="0" w:line="240" w:lineRule="auto"/>
        <w:jc w:val="center"/>
        <w:rPr>
          <w:rFonts w:ascii="Times New Roman" w:hAnsi="Times New Roman" w:cs="Times New Roman"/>
          <w:sz w:val="24"/>
          <w:szCs w:val="24"/>
        </w:rPr>
      </w:pPr>
    </w:p>
    <w:p w14:paraId="68B3D089" w14:textId="77777777" w:rsidR="00BF01CD" w:rsidRPr="000C1A67" w:rsidRDefault="00BF01CD" w:rsidP="00BF01CD">
      <w:pPr>
        <w:spacing w:after="0" w:line="480" w:lineRule="auto"/>
        <w:jc w:val="center"/>
        <w:rPr>
          <w:rFonts w:ascii="Times New Roman" w:hAnsi="Times New Roman" w:cs="Times New Roman"/>
          <w:sz w:val="24"/>
          <w:szCs w:val="24"/>
        </w:rPr>
        <w:sectPr w:rsidR="00BF01CD" w:rsidRPr="000C1A67" w:rsidSect="00420501">
          <w:headerReference w:type="default" r:id="rId9"/>
          <w:footerReference w:type="default" r:id="rId10"/>
          <w:pgSz w:w="11906" w:h="16838"/>
          <w:pgMar w:top="1418" w:right="1418" w:bottom="1418" w:left="1985" w:header="709" w:footer="709" w:gutter="0"/>
          <w:cols w:space="708"/>
          <w:docGrid w:linePitch="360"/>
        </w:sectPr>
      </w:pPr>
    </w:p>
    <w:p w14:paraId="585CBAD1" w14:textId="77777777" w:rsidR="00C3130A" w:rsidRPr="00FE6CC2" w:rsidRDefault="00C3130A" w:rsidP="00C3130A">
      <w:pPr>
        <w:spacing w:after="0" w:line="480" w:lineRule="auto"/>
        <w:jc w:val="center"/>
        <w:rPr>
          <w:rFonts w:ascii="Times New Roman" w:hAnsi="Times New Roman" w:cs="Times New Roman"/>
          <w:sz w:val="24"/>
          <w:szCs w:val="24"/>
          <w:u w:val="single"/>
        </w:rPr>
      </w:pPr>
      <w:bookmarkStart w:id="0" w:name="_Hlk73325490"/>
      <w:r w:rsidRPr="00FE6CC2">
        <w:rPr>
          <w:rFonts w:ascii="Times New Roman" w:hAnsi="Times New Roman" w:cs="Times New Roman"/>
          <w:b/>
          <w:sz w:val="24"/>
          <w:szCs w:val="24"/>
          <w:u w:val="single"/>
        </w:rPr>
        <w:lastRenderedPageBreak/>
        <w:t>CANDIDATE’S DECLARATION</w:t>
      </w:r>
    </w:p>
    <w:p w14:paraId="7877CC13" w14:textId="77777777" w:rsidR="00C3130A" w:rsidRDefault="00C3130A" w:rsidP="00C3130A">
      <w:pPr>
        <w:spacing w:after="0" w:line="360" w:lineRule="auto"/>
        <w:jc w:val="both"/>
        <w:rPr>
          <w:rFonts w:ascii="Times New Roman" w:hAnsi="Times New Roman" w:cs="Times New Roman"/>
          <w:sz w:val="24"/>
          <w:szCs w:val="24"/>
        </w:rPr>
      </w:pPr>
      <w:r w:rsidRPr="00216470">
        <w:rPr>
          <w:rFonts w:ascii="Times New Roman" w:hAnsi="Times New Roman" w:cs="Times New Roman"/>
          <w:sz w:val="24"/>
          <w:szCs w:val="24"/>
        </w:rPr>
        <w:t xml:space="preserve">We, </w:t>
      </w:r>
      <w:r w:rsidRPr="00216470">
        <w:rPr>
          <w:rFonts w:ascii="Times New Roman" w:hAnsi="Times New Roman" w:cs="Times New Roman"/>
          <w:b/>
          <w:bCs/>
          <w:sz w:val="24"/>
          <w:szCs w:val="24"/>
          <w:lang w:val="en-GB"/>
        </w:rPr>
        <w:t>Abhinav Dikshit (</w:t>
      </w:r>
      <w:r w:rsidRPr="00216470">
        <w:rPr>
          <w:rFonts w:ascii="Times New Roman" w:hAnsi="Times New Roman" w:cs="Times New Roman"/>
          <w:b/>
          <w:bCs/>
          <w:sz w:val="24"/>
          <w:szCs w:val="24"/>
        </w:rPr>
        <w:t xml:space="preserve">2K17/ME/008), </w:t>
      </w:r>
      <w:r w:rsidRPr="00216470">
        <w:rPr>
          <w:rFonts w:ascii="Times New Roman" w:hAnsi="Times New Roman" w:cs="Times New Roman"/>
          <w:b/>
          <w:bCs/>
          <w:sz w:val="24"/>
          <w:szCs w:val="24"/>
          <w:lang w:val="en-GB"/>
        </w:rPr>
        <w:t>Abhirup Poddar (</w:t>
      </w:r>
      <w:r w:rsidRPr="00216470">
        <w:rPr>
          <w:rFonts w:ascii="Times New Roman" w:hAnsi="Times New Roman" w:cs="Times New Roman"/>
          <w:b/>
          <w:bCs/>
          <w:sz w:val="24"/>
          <w:szCs w:val="24"/>
        </w:rPr>
        <w:t>2K17/ME/009)</w:t>
      </w:r>
      <w:r w:rsidRPr="00216470">
        <w:rPr>
          <w:rFonts w:ascii="Times New Roman" w:hAnsi="Times New Roman" w:cs="Times New Roman"/>
          <w:b/>
          <w:bCs/>
          <w:sz w:val="24"/>
          <w:szCs w:val="24"/>
          <w:lang w:val="en-GB"/>
        </w:rPr>
        <w:t>, Arham Anwar (</w:t>
      </w:r>
      <w:r w:rsidRPr="00216470">
        <w:rPr>
          <w:rFonts w:ascii="Times New Roman" w:hAnsi="Times New Roman" w:cs="Times New Roman"/>
          <w:b/>
          <w:bCs/>
          <w:sz w:val="24"/>
          <w:szCs w:val="24"/>
        </w:rPr>
        <w:t>2K17/ME/059)</w:t>
      </w:r>
      <w:r w:rsidRPr="00216470">
        <w:rPr>
          <w:rFonts w:ascii="Times New Roman" w:hAnsi="Times New Roman" w:cs="Times New Roman"/>
          <w:sz w:val="24"/>
          <w:szCs w:val="24"/>
        </w:rPr>
        <w:t>, students of B.Tech (Mechanical Engineering), hereby certify that the work which is presented in the Major Project entitled “</w:t>
      </w:r>
      <w:r w:rsidRPr="00216470">
        <w:rPr>
          <w:rFonts w:ascii="Times New Roman" w:hAnsi="Times New Roman" w:cs="Times New Roman"/>
          <w:b/>
          <w:bCs/>
          <w:sz w:val="24"/>
          <w:szCs w:val="24"/>
        </w:rPr>
        <w:t>Predicting the bullwhip effect in a 4-Stage supply chain model using machine learning</w:t>
      </w:r>
      <w:r w:rsidRPr="00216470">
        <w:rPr>
          <w:rFonts w:ascii="Times New Roman" w:hAnsi="Times New Roman" w:cs="Times New Roman"/>
          <w:sz w:val="24"/>
          <w:szCs w:val="24"/>
        </w:rPr>
        <w:t xml:space="preserve">” in fulfilment of the requirement for the award of the Degree of Bachelor of Technology in Mechanical Engineering and submitted to the Department of Mechanical Department, Delhi Technological University, Delhi is an authentic record of our own, under the supervision of  Dr. Girish Kumar. The matter presented in this report has not been submitted by us for the award of any other degree of this or any other Institute/University. The work has been accepter in a Scopus indexed journal with the following details: </w:t>
      </w:r>
    </w:p>
    <w:p w14:paraId="26DCE12D" w14:textId="77777777" w:rsidR="00C3130A" w:rsidRPr="00216470" w:rsidRDefault="00C3130A" w:rsidP="00C3130A">
      <w:pPr>
        <w:spacing w:after="0" w:line="360" w:lineRule="auto"/>
        <w:jc w:val="both"/>
        <w:rPr>
          <w:rFonts w:ascii="Times New Roman" w:hAnsi="Times New Roman" w:cs="Times New Roman"/>
          <w:b/>
          <w:sz w:val="24"/>
          <w:szCs w:val="24"/>
        </w:rPr>
      </w:pPr>
    </w:p>
    <w:p w14:paraId="02B740F6" w14:textId="77777777" w:rsidR="00C3130A" w:rsidRPr="00216470" w:rsidRDefault="00C3130A" w:rsidP="00C3130A">
      <w:pPr>
        <w:spacing w:line="360" w:lineRule="auto"/>
        <w:ind w:left="-5" w:right="691"/>
        <w:jc w:val="both"/>
        <w:rPr>
          <w:rFonts w:ascii="Times New Roman" w:hAnsi="Times New Roman" w:cs="Times New Roman"/>
          <w:sz w:val="24"/>
          <w:szCs w:val="24"/>
        </w:rPr>
      </w:pPr>
      <w:r w:rsidRPr="00216470">
        <w:rPr>
          <w:rFonts w:ascii="Times New Roman" w:hAnsi="Times New Roman" w:cs="Times New Roman"/>
          <w:sz w:val="24"/>
          <w:szCs w:val="24"/>
          <w:u w:val="single" w:color="000000"/>
        </w:rPr>
        <w:t>Title of the Paper</w:t>
      </w:r>
      <w:r w:rsidRPr="00216470">
        <w:rPr>
          <w:rFonts w:ascii="Times New Roman" w:hAnsi="Times New Roman" w:cs="Times New Roman"/>
          <w:sz w:val="24"/>
          <w:szCs w:val="24"/>
        </w:rPr>
        <w:t xml:space="preserve">: </w:t>
      </w:r>
      <w:r w:rsidRPr="00FE6CC2">
        <w:rPr>
          <w:rFonts w:ascii="Times New Roman" w:hAnsi="Times New Roman" w:cs="Times New Roman"/>
          <w:sz w:val="24"/>
          <w:szCs w:val="24"/>
        </w:rPr>
        <w:t>Predicting the bullwhip effect in a 4-Stage supply chain model using machine learning</w:t>
      </w:r>
    </w:p>
    <w:p w14:paraId="4B43C707" w14:textId="77777777" w:rsidR="00C3130A" w:rsidRPr="00216470" w:rsidRDefault="00C3130A" w:rsidP="00C3130A">
      <w:pPr>
        <w:spacing w:line="360" w:lineRule="auto"/>
        <w:ind w:left="-5" w:right="691"/>
        <w:jc w:val="both"/>
        <w:rPr>
          <w:rFonts w:ascii="Times New Roman" w:hAnsi="Times New Roman" w:cs="Times New Roman"/>
          <w:sz w:val="24"/>
          <w:szCs w:val="24"/>
        </w:rPr>
      </w:pPr>
      <w:r w:rsidRPr="00216470">
        <w:rPr>
          <w:rFonts w:ascii="Times New Roman" w:hAnsi="Times New Roman" w:cs="Times New Roman"/>
          <w:sz w:val="24"/>
          <w:szCs w:val="24"/>
          <w:u w:val="single" w:color="000000"/>
        </w:rPr>
        <w:t>Author names (in sequence as per research paper):</w:t>
      </w:r>
      <w:r w:rsidRPr="00216470">
        <w:rPr>
          <w:rFonts w:ascii="Times New Roman" w:hAnsi="Times New Roman" w:cs="Times New Roman"/>
          <w:sz w:val="24"/>
          <w:szCs w:val="24"/>
        </w:rPr>
        <w:t xml:space="preserve"> Girish Kumar, Abhirup Poddar, Abhinav Dikshit, Arham Anwar</w:t>
      </w:r>
    </w:p>
    <w:p w14:paraId="02373117" w14:textId="77777777" w:rsidR="00C3130A" w:rsidRPr="00216470" w:rsidRDefault="00C3130A" w:rsidP="00C3130A">
      <w:pPr>
        <w:pStyle w:val="Header"/>
        <w:spacing w:line="360" w:lineRule="auto"/>
        <w:ind w:hanging="90"/>
        <w:jc w:val="both"/>
        <w:rPr>
          <w:rStyle w:val="Strong"/>
          <w:rFonts w:ascii="Times New Roman" w:hAnsi="Times New Roman" w:cs="Times New Roman"/>
          <w:b w:val="0"/>
          <w:bCs w:val="0"/>
          <w:sz w:val="24"/>
          <w:szCs w:val="24"/>
          <w:shd w:val="clear" w:color="auto" w:fill="FFFFFF"/>
        </w:rPr>
      </w:pPr>
      <w:r w:rsidRPr="00216470">
        <w:rPr>
          <w:rFonts w:ascii="Times New Roman" w:hAnsi="Times New Roman" w:cs="Times New Roman"/>
          <w:sz w:val="24"/>
          <w:szCs w:val="24"/>
          <w:u w:val="single" w:color="000000"/>
        </w:rPr>
        <w:t xml:space="preserve"> Name of Conference</w:t>
      </w:r>
      <w:r w:rsidRPr="00216470">
        <w:rPr>
          <w:rFonts w:ascii="Times New Roman" w:hAnsi="Times New Roman" w:cs="Times New Roman"/>
          <w:sz w:val="24"/>
          <w:szCs w:val="24"/>
        </w:rPr>
        <w:t xml:space="preserve">: </w:t>
      </w:r>
      <w:r w:rsidRPr="00216470">
        <w:rPr>
          <w:rStyle w:val="Strong"/>
          <w:rFonts w:ascii="Times New Roman" w:hAnsi="Times New Roman" w:cs="Times New Roman"/>
          <w:color w:val="606060"/>
          <w:sz w:val="24"/>
          <w:szCs w:val="24"/>
          <w:shd w:val="clear" w:color="auto" w:fill="FFFFFF"/>
        </w:rPr>
        <w:t> </w:t>
      </w:r>
      <w:r w:rsidRPr="00216470">
        <w:rPr>
          <w:rStyle w:val="Strong"/>
          <w:rFonts w:ascii="Times New Roman" w:hAnsi="Times New Roman" w:cs="Times New Roman"/>
          <w:b w:val="0"/>
          <w:bCs w:val="0"/>
          <w:sz w:val="24"/>
          <w:szCs w:val="24"/>
          <w:shd w:val="clear" w:color="auto" w:fill="FFFFFF"/>
        </w:rPr>
        <w:t>3</w:t>
      </w:r>
      <w:r w:rsidRPr="00216470">
        <w:rPr>
          <w:rStyle w:val="Strong"/>
          <w:rFonts w:ascii="Times New Roman" w:hAnsi="Times New Roman" w:cs="Times New Roman"/>
          <w:b w:val="0"/>
          <w:bCs w:val="0"/>
          <w:sz w:val="24"/>
          <w:szCs w:val="24"/>
          <w:shd w:val="clear" w:color="auto" w:fill="FFFFFF"/>
          <w:vertAlign w:val="superscript"/>
        </w:rPr>
        <w:t>rd.</w:t>
      </w:r>
      <w:r w:rsidRPr="00216470">
        <w:rPr>
          <w:rStyle w:val="Strong"/>
          <w:rFonts w:ascii="Times New Roman" w:hAnsi="Times New Roman" w:cs="Times New Roman"/>
          <w:b w:val="0"/>
          <w:bCs w:val="0"/>
          <w:sz w:val="24"/>
          <w:szCs w:val="24"/>
          <w:shd w:val="clear" w:color="auto" w:fill="FFFFFF"/>
        </w:rPr>
        <w:t> International conference on Advances in Management and Technological innovations Impacting Industries, 19</w:t>
      </w:r>
      <w:r w:rsidRPr="00216470">
        <w:rPr>
          <w:rStyle w:val="Strong"/>
          <w:rFonts w:ascii="Times New Roman" w:hAnsi="Times New Roman" w:cs="Times New Roman"/>
          <w:b w:val="0"/>
          <w:bCs w:val="0"/>
          <w:sz w:val="24"/>
          <w:szCs w:val="24"/>
          <w:shd w:val="clear" w:color="auto" w:fill="FFFFFF"/>
          <w:vertAlign w:val="superscript"/>
        </w:rPr>
        <w:t>th</w:t>
      </w:r>
      <w:r w:rsidRPr="00216470">
        <w:rPr>
          <w:rStyle w:val="Strong"/>
          <w:rFonts w:ascii="Times New Roman" w:hAnsi="Times New Roman" w:cs="Times New Roman"/>
          <w:b w:val="0"/>
          <w:bCs w:val="0"/>
          <w:sz w:val="24"/>
          <w:szCs w:val="24"/>
          <w:shd w:val="clear" w:color="auto" w:fill="FFFFFF"/>
        </w:rPr>
        <w:t>-21</w:t>
      </w:r>
      <w:r w:rsidRPr="00216470">
        <w:rPr>
          <w:rStyle w:val="Strong"/>
          <w:rFonts w:ascii="Times New Roman" w:hAnsi="Times New Roman" w:cs="Times New Roman"/>
          <w:b w:val="0"/>
          <w:bCs w:val="0"/>
          <w:sz w:val="24"/>
          <w:szCs w:val="24"/>
          <w:shd w:val="clear" w:color="auto" w:fill="FFFFFF"/>
          <w:vertAlign w:val="superscript"/>
        </w:rPr>
        <w:t>th</w:t>
      </w:r>
      <w:r w:rsidRPr="00216470">
        <w:rPr>
          <w:rStyle w:val="Strong"/>
          <w:rFonts w:ascii="Times New Roman" w:hAnsi="Times New Roman" w:cs="Times New Roman"/>
          <w:b w:val="0"/>
          <w:bCs w:val="0"/>
          <w:sz w:val="24"/>
          <w:szCs w:val="24"/>
          <w:shd w:val="clear" w:color="auto" w:fill="FFFFFF"/>
        </w:rPr>
        <w:t xml:space="preserve"> of March, 2021, </w:t>
      </w:r>
      <w:r w:rsidRPr="00216470">
        <w:rPr>
          <w:rStyle w:val="Strong"/>
          <w:rFonts w:ascii="Times New Roman" w:hAnsi="Times New Roman" w:cs="Times New Roman"/>
          <w:b w:val="0"/>
          <w:bCs w:val="0"/>
          <w:sz w:val="24"/>
          <w:szCs w:val="24"/>
        </w:rPr>
        <w:t>Allahabad, India</w:t>
      </w:r>
    </w:p>
    <w:p w14:paraId="1A62E5CC" w14:textId="77777777" w:rsidR="00C3130A" w:rsidRPr="00216470" w:rsidRDefault="00C3130A" w:rsidP="00C3130A">
      <w:pPr>
        <w:spacing w:line="360" w:lineRule="auto"/>
        <w:ind w:left="-5" w:right="691"/>
        <w:jc w:val="both"/>
        <w:rPr>
          <w:rFonts w:ascii="Times New Roman" w:hAnsi="Times New Roman" w:cs="Times New Roman"/>
          <w:sz w:val="24"/>
          <w:szCs w:val="24"/>
        </w:rPr>
      </w:pPr>
    </w:p>
    <w:p w14:paraId="5F167D8E" w14:textId="026D1EA3" w:rsidR="00C3130A" w:rsidRPr="00216470" w:rsidRDefault="007A3C4C" w:rsidP="00C3130A">
      <w:pPr>
        <w:spacing w:after="276" w:line="240" w:lineRule="auto"/>
        <w:ind w:left="-5" w:right="379"/>
        <w:rPr>
          <w:rFonts w:ascii="Times New Roman" w:hAnsi="Times New Roman" w:cs="Times New Roman"/>
          <w:sz w:val="24"/>
          <w:szCs w:val="24"/>
        </w:rPr>
      </w:pPr>
      <w:r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46464" behindDoc="0" locked="0" layoutInCell="1" allowOverlap="1" wp14:anchorId="68636147" wp14:editId="5FB12CAA">
                <wp:simplePos x="0" y="0"/>
                <wp:positionH relativeFrom="column">
                  <wp:posOffset>4430395</wp:posOffset>
                </wp:positionH>
                <wp:positionV relativeFrom="paragraph">
                  <wp:posOffset>92075</wp:posOffset>
                </wp:positionV>
                <wp:extent cx="1806575" cy="935355"/>
                <wp:effectExtent l="0" t="0" r="2222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935355"/>
                        </a:xfrm>
                        <a:prstGeom prst="rect">
                          <a:avLst/>
                        </a:prstGeom>
                        <a:solidFill>
                          <a:srgbClr val="FFFFFF"/>
                        </a:solidFill>
                        <a:ln w="9525">
                          <a:solidFill>
                            <a:srgbClr val="000000"/>
                          </a:solidFill>
                          <a:miter lim="800000"/>
                          <a:headEnd/>
                          <a:tailEnd/>
                        </a:ln>
                      </wps:spPr>
                      <wps:txbx>
                        <w:txbxContent>
                          <w:p w14:paraId="7A8F5146" w14:textId="7E6F105B" w:rsidR="003B3FB7" w:rsidRDefault="00B82C8E" w:rsidP="00B82C8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D77433" wp14:editId="28451CD0">
                                  <wp:extent cx="1524000" cy="381000"/>
                                  <wp:effectExtent l="0" t="0" r="0" b="0"/>
                                  <wp:docPr id="29" name="Picture 29" descr="E:\Official 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fficial Docs\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3401" cy="380850"/>
                                          </a:xfrm>
                                          <a:prstGeom prst="rect">
                                            <a:avLst/>
                                          </a:prstGeom>
                                          <a:noFill/>
                                          <a:ln>
                                            <a:noFill/>
                                          </a:ln>
                                        </pic:spPr>
                                      </pic:pic>
                                    </a:graphicData>
                                  </a:graphic>
                                </wp:inline>
                              </w:drawing>
                            </w:r>
                          </w:p>
                          <w:p w14:paraId="068D4621" w14:textId="6A452AFE" w:rsidR="003B3FB7" w:rsidRDefault="003B3FB7" w:rsidP="00B82C8E">
                            <w:pPr>
                              <w:jc w:val="center"/>
                            </w:pPr>
                            <w:r w:rsidRPr="00216470">
                              <w:rPr>
                                <w:rFonts w:ascii="Times New Roman" w:hAnsi="Times New Roman" w:cs="Times New Roman"/>
                                <w:sz w:val="24"/>
                                <w:szCs w:val="24"/>
                              </w:rPr>
                              <w:t>ABHINAV DIKSHIT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36147" id="_x0000_t202" coordsize="21600,21600" o:spt="202" path="m,l,21600r21600,l21600,xe">
                <v:stroke joinstyle="miter"/>
                <v:path gradientshapeok="t" o:connecttype="rect"/>
              </v:shapetype>
              <v:shape id="Text Box 2" o:spid="_x0000_s1026" type="#_x0000_t202" style="position:absolute;left:0;text-align:left;margin-left:348.85pt;margin-top:7.25pt;width:142.25pt;height:73.65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">
                <v:textbox>
                  <w:txbxContent>
                    <w:p w14:paraId="7A8F5146" w14:textId="7E6F105B" w:rsidR="003B3FB7" w:rsidRDefault="00B82C8E" w:rsidP="00B82C8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77D77433" wp14:editId="28451CD0">
                            <wp:extent cx="1524000" cy="381000"/>
                            <wp:effectExtent l="0" t="0" r="0" b="0"/>
                            <wp:docPr id="29" name="Picture 29" descr="E:\Official 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fficial Docs\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3401" cy="380850"/>
                                    </a:xfrm>
                                    <a:prstGeom prst="rect">
                                      <a:avLst/>
                                    </a:prstGeom>
                                    <a:noFill/>
                                    <a:ln>
                                      <a:noFill/>
                                    </a:ln>
                                  </pic:spPr>
                                </pic:pic>
                              </a:graphicData>
                            </a:graphic>
                          </wp:inline>
                        </w:drawing>
                      </w:r>
                    </w:p>
                    <w:p w14:paraId="068D4621" w14:textId="6A452AFE" w:rsidR="003B3FB7" w:rsidRDefault="003B3FB7" w:rsidP="00B82C8E">
                      <w:pPr>
                        <w:jc w:val="center"/>
                      </w:pPr>
                      <w:r w:rsidRPr="00216470">
                        <w:rPr>
                          <w:rFonts w:ascii="Times New Roman" w:hAnsi="Times New Roman" w:cs="Times New Roman"/>
                          <w:sz w:val="24"/>
                          <w:szCs w:val="24"/>
                        </w:rPr>
                        <w:t>ABHINAV DIKSHIT</w:t>
                      </w:r>
                    </w:p>
                  </w:txbxContent>
                </v:textbox>
                <w10:wrap type="square"/>
              </v:shape>
            </w:pict>
          </mc:Fallback>
        </mc:AlternateContent>
      </w:r>
      <w:r w:rsidR="00C3130A" w:rsidRPr="00216470">
        <w:rPr>
          <w:rFonts w:ascii="Times New Roman" w:hAnsi="Times New Roman" w:cs="Times New Roman"/>
          <w:sz w:val="24"/>
          <w:szCs w:val="24"/>
          <w:u w:val="single" w:color="000000"/>
        </w:rPr>
        <w:t>Status of paper</w:t>
      </w:r>
      <w:r w:rsidR="00C3130A" w:rsidRPr="00216470">
        <w:rPr>
          <w:rFonts w:ascii="Times New Roman" w:hAnsi="Times New Roman" w:cs="Times New Roman"/>
          <w:sz w:val="24"/>
          <w:szCs w:val="24"/>
        </w:rPr>
        <w:t xml:space="preserve">: Accepted </w:t>
      </w:r>
    </w:p>
    <w:p w14:paraId="7CDB9523" w14:textId="2967A373" w:rsidR="00C3130A" w:rsidRPr="00216470" w:rsidRDefault="00C3130A" w:rsidP="00C3130A">
      <w:pPr>
        <w:tabs>
          <w:tab w:val="center" w:pos="6443"/>
        </w:tabs>
        <w:spacing w:after="388" w:line="240" w:lineRule="auto"/>
        <w:ind w:left="-15"/>
        <w:rPr>
          <w:rFonts w:ascii="Times New Roman" w:hAnsi="Times New Roman" w:cs="Times New Roman"/>
          <w:sz w:val="24"/>
          <w:szCs w:val="24"/>
        </w:rPr>
      </w:pPr>
      <w:r w:rsidRPr="00216470">
        <w:rPr>
          <w:rFonts w:ascii="Times New Roman" w:hAnsi="Times New Roman" w:cs="Times New Roman"/>
          <w:sz w:val="24"/>
          <w:szCs w:val="24"/>
          <w:u w:val="single" w:color="000000"/>
        </w:rPr>
        <w:t>Date of paper communication</w:t>
      </w:r>
      <w:r w:rsidRPr="00216470">
        <w:rPr>
          <w:rFonts w:ascii="Times New Roman" w:hAnsi="Times New Roman" w:cs="Times New Roman"/>
          <w:sz w:val="24"/>
          <w:szCs w:val="24"/>
        </w:rPr>
        <w:t xml:space="preserve">: 15 March 2021 </w:t>
      </w:r>
      <w:r w:rsidRPr="00216470">
        <w:rPr>
          <w:rFonts w:ascii="Times New Roman" w:hAnsi="Times New Roman" w:cs="Times New Roman"/>
          <w:sz w:val="24"/>
          <w:szCs w:val="24"/>
        </w:rPr>
        <w:tab/>
        <w:t xml:space="preserve"> </w:t>
      </w:r>
    </w:p>
    <w:p w14:paraId="0EF556C7" w14:textId="6B71CD58" w:rsidR="00C3130A" w:rsidRPr="00216470" w:rsidRDefault="00902BB5" w:rsidP="00C3130A">
      <w:pPr>
        <w:tabs>
          <w:tab w:val="center" w:pos="6443"/>
        </w:tabs>
        <w:spacing w:after="388" w:line="240" w:lineRule="auto"/>
        <w:ind w:left="-15"/>
        <w:rPr>
          <w:rFonts w:ascii="Times New Roman" w:hAnsi="Times New Roman" w:cs="Times New Roman"/>
          <w:sz w:val="24"/>
          <w:szCs w:val="24"/>
        </w:rPr>
      </w:pPr>
      <w:r>
        <w:rPr>
          <w:rFonts w:ascii="Times New Roman" w:hAnsi="Times New Roman" w:cs="Times New Roman"/>
          <w:noProof/>
          <w:sz w:val="24"/>
          <w:szCs w:val="24"/>
          <w:lang w:eastAsia="en-IN"/>
        </w:rPr>
        <w:drawing>
          <wp:anchor distT="0" distB="0" distL="114300" distR="114300" simplePos="0" relativeHeight="251688448" behindDoc="0" locked="0" layoutInCell="1" allowOverlap="1" wp14:anchorId="0868A6AD" wp14:editId="6FF06D88">
            <wp:simplePos x="0" y="0"/>
            <wp:positionH relativeFrom="column">
              <wp:posOffset>4465321</wp:posOffset>
            </wp:positionH>
            <wp:positionV relativeFrom="paragraph">
              <wp:posOffset>424815</wp:posOffset>
            </wp:positionV>
            <wp:extent cx="1623060" cy="603885"/>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 - Copy (2).jpg"/>
                    <pic:cNvPicPr/>
                  </pic:nvPicPr>
                  <pic:blipFill rotWithShape="1">
                    <a:blip r:embed="rId12">
                      <a:extLst>
                        <a:ext uri="{28A0092B-C50C-407E-A947-70E740481C1C}">
                          <a14:useLocalDpi xmlns:a14="http://schemas.microsoft.com/office/drawing/2010/main" val="0"/>
                        </a:ext>
                      </a:extLst>
                    </a:blip>
                    <a:srcRect t="27145" r="8794" b="26808"/>
                    <a:stretch/>
                  </pic:blipFill>
                  <pic:spPr bwMode="auto">
                    <a:xfrm>
                      <a:off x="0" y="0"/>
                      <a:ext cx="1624536" cy="6044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64896" behindDoc="0" locked="0" layoutInCell="1" allowOverlap="1" wp14:anchorId="6DDF3DBA" wp14:editId="1A2492B9">
                <wp:simplePos x="0" y="0"/>
                <wp:positionH relativeFrom="column">
                  <wp:posOffset>4447540</wp:posOffset>
                </wp:positionH>
                <wp:positionV relativeFrom="paragraph">
                  <wp:posOffset>412115</wp:posOffset>
                </wp:positionV>
                <wp:extent cx="1790700" cy="935355"/>
                <wp:effectExtent l="0" t="0" r="12700" b="1714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935355"/>
                        </a:xfrm>
                        <a:prstGeom prst="rect">
                          <a:avLst/>
                        </a:prstGeom>
                        <a:solidFill>
                          <a:srgbClr val="FFFFFF"/>
                        </a:solidFill>
                        <a:ln w="9525">
                          <a:solidFill>
                            <a:srgbClr val="000000"/>
                          </a:solidFill>
                          <a:miter lim="800000"/>
                          <a:headEnd/>
                          <a:tailEnd/>
                        </a:ln>
                      </wps:spPr>
                      <wps:txbx>
                        <w:txbxContent>
                          <w:p w14:paraId="2683DE0A" w14:textId="77777777" w:rsidR="003B3FB7" w:rsidRDefault="003B3FB7" w:rsidP="00C01307">
                            <w:pPr>
                              <w:rPr>
                                <w:rFonts w:ascii="Times New Roman" w:hAnsi="Times New Roman" w:cs="Times New Roman"/>
                                <w:sz w:val="24"/>
                                <w:szCs w:val="24"/>
                              </w:rPr>
                            </w:pPr>
                          </w:p>
                          <w:p w14:paraId="2BE9F62F" w14:textId="77777777" w:rsidR="003B3FB7" w:rsidRDefault="003B3FB7" w:rsidP="00C01307">
                            <w:pPr>
                              <w:rPr>
                                <w:rFonts w:ascii="Times New Roman" w:hAnsi="Times New Roman" w:cs="Times New Roman"/>
                                <w:sz w:val="24"/>
                                <w:szCs w:val="24"/>
                              </w:rPr>
                            </w:pPr>
                          </w:p>
                          <w:p w14:paraId="499626AA" w14:textId="11262FCF" w:rsidR="003B3FB7" w:rsidRDefault="003B3FB7" w:rsidP="00B82C8E">
                            <w:pPr>
                              <w:jc w:val="center"/>
                            </w:pPr>
                            <w:r>
                              <w:rPr>
                                <w:rFonts w:ascii="Times New Roman" w:hAnsi="Times New Roman" w:cs="Times New Roman"/>
                                <w:sz w:val="24"/>
                                <w:szCs w:val="24"/>
                              </w:rPr>
                              <w:t>ABHIRUP PODDAR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F3DBA" id="_x0000_s1027" type="#_x0000_t202" style="position:absolute;left:0;text-align:left;margin-left:350.2pt;margin-top:32.45pt;width:141pt;height:73.6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">
                <v:textbox>
                  <w:txbxContent>
                    <w:p w14:paraId="2683DE0A" w14:textId="77777777" w:rsidR="003B3FB7" w:rsidRDefault="003B3FB7" w:rsidP="00C01307">
                      <w:pPr>
                        <w:rPr>
                          <w:rFonts w:ascii="Times New Roman" w:hAnsi="Times New Roman" w:cs="Times New Roman"/>
                          <w:sz w:val="24"/>
                          <w:szCs w:val="24"/>
                        </w:rPr>
                      </w:pPr>
                    </w:p>
                    <w:p w14:paraId="2BE9F62F" w14:textId="77777777" w:rsidR="003B3FB7" w:rsidRDefault="003B3FB7" w:rsidP="00C01307">
                      <w:pPr>
                        <w:rPr>
                          <w:rFonts w:ascii="Times New Roman" w:hAnsi="Times New Roman" w:cs="Times New Roman"/>
                          <w:sz w:val="24"/>
                          <w:szCs w:val="24"/>
                        </w:rPr>
                      </w:pPr>
                    </w:p>
                    <w:p w14:paraId="499626AA" w14:textId="11262FCF" w:rsidR="003B3FB7" w:rsidRDefault="003B3FB7" w:rsidP="00B82C8E">
                      <w:pPr>
                        <w:jc w:val="center"/>
                      </w:pPr>
                      <w:r>
                        <w:rPr>
                          <w:rFonts w:ascii="Times New Roman" w:hAnsi="Times New Roman" w:cs="Times New Roman"/>
                          <w:sz w:val="24"/>
                          <w:szCs w:val="24"/>
                        </w:rPr>
                        <w:t>ABHIRUP PODDAR</w:t>
                      </w:r>
                    </w:p>
                  </w:txbxContent>
                </v:textbox>
                <w10:wrap type="square"/>
              </v:shape>
            </w:pict>
          </mc:Fallback>
        </mc:AlternateContent>
      </w:r>
      <w:r w:rsidR="00C3130A" w:rsidRPr="00216470">
        <w:rPr>
          <w:rFonts w:ascii="Times New Roman" w:hAnsi="Times New Roman" w:cs="Times New Roman"/>
          <w:sz w:val="24"/>
          <w:szCs w:val="24"/>
          <w:u w:val="single" w:color="000000"/>
        </w:rPr>
        <w:t>Date of paper acceptance</w:t>
      </w:r>
      <w:r w:rsidR="00C3130A" w:rsidRPr="00216470">
        <w:rPr>
          <w:rFonts w:ascii="Times New Roman" w:hAnsi="Times New Roman" w:cs="Times New Roman"/>
          <w:sz w:val="24"/>
          <w:szCs w:val="24"/>
        </w:rPr>
        <w:t xml:space="preserve">: 8 April 2021   </w:t>
      </w:r>
    </w:p>
    <w:p w14:paraId="750EDBE5" w14:textId="000A8D17" w:rsidR="00C3130A" w:rsidRPr="00216470" w:rsidRDefault="00C3130A" w:rsidP="00C3130A">
      <w:pPr>
        <w:tabs>
          <w:tab w:val="center" w:pos="6443"/>
        </w:tabs>
        <w:spacing w:after="388" w:line="240" w:lineRule="auto"/>
        <w:ind w:left="-15"/>
        <w:rPr>
          <w:rFonts w:ascii="Times New Roman" w:hAnsi="Times New Roman" w:cs="Times New Roman"/>
          <w:sz w:val="24"/>
          <w:szCs w:val="24"/>
        </w:rPr>
      </w:pPr>
      <w:r w:rsidRPr="00216470">
        <w:rPr>
          <w:rFonts w:ascii="Times New Roman" w:hAnsi="Times New Roman" w:cs="Times New Roman"/>
          <w:sz w:val="24"/>
          <w:szCs w:val="24"/>
          <w:u w:val="single" w:color="000000"/>
        </w:rPr>
        <w:t>Date of paper conference</w:t>
      </w:r>
      <w:r w:rsidRPr="00216470">
        <w:rPr>
          <w:rFonts w:ascii="Times New Roman" w:hAnsi="Times New Roman" w:cs="Times New Roman"/>
          <w:sz w:val="24"/>
          <w:szCs w:val="24"/>
        </w:rPr>
        <w:t xml:space="preserve">: 21 April 2021 </w:t>
      </w:r>
    </w:p>
    <w:p w14:paraId="5616C498" w14:textId="63C16297" w:rsidR="00C3130A" w:rsidRDefault="00C3130A" w:rsidP="00C3130A">
      <w:pPr>
        <w:spacing w:after="0" w:line="240" w:lineRule="auto"/>
        <w:rPr>
          <w:rFonts w:ascii="Times New Roman" w:hAnsi="Times New Roman" w:cs="Times New Roman"/>
          <w:sz w:val="24"/>
          <w:szCs w:val="24"/>
        </w:rPr>
      </w:pPr>
      <w:r w:rsidRPr="00216470">
        <w:rPr>
          <w:rFonts w:ascii="Times New Roman" w:hAnsi="Times New Roman" w:cs="Times New Roman"/>
          <w:sz w:val="24"/>
          <w:szCs w:val="24"/>
        </w:rPr>
        <w:t xml:space="preserve">Place: Delhi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280E458" w14:textId="41B6D63E" w:rsidR="00C3130A" w:rsidRDefault="00C3130A" w:rsidP="00C3130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
    <w:p w14:paraId="65C4D7BD" w14:textId="7C43038E" w:rsidR="00C3130A" w:rsidRPr="00216470" w:rsidRDefault="00C3130A" w:rsidP="00C3130A">
      <w:pPr>
        <w:spacing w:after="0" w:line="240" w:lineRule="auto"/>
        <w:jc w:val="both"/>
        <w:rPr>
          <w:rFonts w:ascii="Times New Roman" w:hAnsi="Times New Roman" w:cs="Times New Roman"/>
          <w:sz w:val="24"/>
          <w:szCs w:val="24"/>
        </w:rPr>
      </w:pPr>
      <w:r w:rsidRPr="00216470">
        <w:rPr>
          <w:rFonts w:ascii="Times New Roman" w:hAnsi="Times New Roman" w:cs="Times New Roman"/>
          <w:sz w:val="24"/>
          <w:szCs w:val="24"/>
        </w:rPr>
        <w:t xml:space="preserve">                                                                                    </w:t>
      </w:r>
    </w:p>
    <w:p w14:paraId="4B954A59" w14:textId="52AC2CC9" w:rsidR="00C3130A" w:rsidRDefault="007A3C4C" w:rsidP="00C3130A">
      <w:pPr>
        <w:spacing w:after="0" w:line="240" w:lineRule="auto"/>
        <w:rPr>
          <w:rFonts w:ascii="Times New Roman" w:hAnsi="Times New Roman" w:cs="Times New Roman"/>
          <w:sz w:val="24"/>
          <w:szCs w:val="24"/>
        </w:rPr>
      </w:pPr>
      <w:r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81280" behindDoc="0" locked="0" layoutInCell="1" allowOverlap="1" wp14:anchorId="4E0D0A50" wp14:editId="374A78B9">
                <wp:simplePos x="0" y="0"/>
                <wp:positionH relativeFrom="column">
                  <wp:posOffset>4417695</wp:posOffset>
                </wp:positionH>
                <wp:positionV relativeFrom="paragraph">
                  <wp:posOffset>177165</wp:posOffset>
                </wp:positionV>
                <wp:extent cx="1806575" cy="935355"/>
                <wp:effectExtent l="0" t="0" r="22225" b="1714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935355"/>
                        </a:xfrm>
                        <a:prstGeom prst="rect">
                          <a:avLst/>
                        </a:prstGeom>
                        <a:solidFill>
                          <a:srgbClr val="FFFFFF"/>
                        </a:solidFill>
                        <a:ln w="9525">
                          <a:solidFill>
                            <a:srgbClr val="000000"/>
                          </a:solidFill>
                          <a:miter lim="800000"/>
                          <a:headEnd/>
                          <a:tailEnd/>
                        </a:ln>
                      </wps:spPr>
                      <wps:txbx>
                        <w:txbxContent>
                          <w:p w14:paraId="26B83E5C" w14:textId="44D98C70" w:rsidR="003B3FB7" w:rsidRDefault="003B3FB7" w:rsidP="00B82C8E">
                            <w:pPr>
                              <w:jc w:val="center"/>
                              <w:rPr>
                                <w:rFonts w:ascii="Times New Roman" w:hAnsi="Times New Roman" w:cs="Times New Roman"/>
                                <w:noProof/>
                                <w:sz w:val="24"/>
                                <w:szCs w:val="24"/>
                              </w:rPr>
                            </w:pPr>
                            <w:r>
                              <w:rPr>
                                <w:rFonts w:ascii="Times New Roman" w:hAnsi="Times New Roman" w:cs="Times New Roman"/>
                                <w:noProof/>
                                <w:sz w:val="24"/>
                                <w:szCs w:val="24"/>
                                <w:lang w:eastAsia="en-IN"/>
                              </w:rPr>
                              <w:drawing>
                                <wp:inline distT="0" distB="0" distL="0" distR="0" wp14:anchorId="32588170" wp14:editId="086A7916">
                                  <wp:extent cx="809436"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10636" t="12421" r="1390" b="21534"/>
                                          <a:stretch/>
                                        </pic:blipFill>
                                        <pic:spPr bwMode="auto">
                                          <a:xfrm>
                                            <a:off x="0" y="0"/>
                                            <a:ext cx="838004" cy="394447"/>
                                          </a:xfrm>
                                          <a:prstGeom prst="rect">
                                            <a:avLst/>
                                          </a:prstGeom>
                                          <a:ln>
                                            <a:noFill/>
                                          </a:ln>
                                          <a:extLst>
                                            <a:ext uri="{53640926-AAD7-44D8-BBD7-CCE9431645EC}">
                                              <a14:shadowObscured xmlns:a14="http://schemas.microsoft.com/office/drawing/2010/main"/>
                                            </a:ext>
                                          </a:extLst>
                                        </pic:spPr>
                                      </pic:pic>
                                    </a:graphicData>
                                  </a:graphic>
                                </wp:inline>
                              </w:drawing>
                            </w:r>
                          </w:p>
                          <w:p w14:paraId="053D08E5" w14:textId="0D05F57E" w:rsidR="003B3FB7" w:rsidRDefault="003B3FB7" w:rsidP="00B82C8E">
                            <w:pPr>
                              <w:jc w:val="center"/>
                            </w:pPr>
                            <w:r>
                              <w:rPr>
                                <w:rFonts w:ascii="Times New Roman" w:hAnsi="Times New Roman" w:cs="Times New Roman"/>
                                <w:sz w:val="24"/>
                                <w:szCs w:val="24"/>
                              </w:rPr>
                              <w:t>ARHAM ANWAR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D0A50" id="_x0000_s1028" type="#_x0000_t202" style="position:absolute;margin-left:347.85pt;margin-top:13.95pt;width:142.25pt;height:73.6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">
                <v:textbox>
                  <w:txbxContent>
                    <w:p w14:paraId="26B83E5C" w14:textId="44D98C70" w:rsidR="003B3FB7" w:rsidRDefault="003B3FB7" w:rsidP="00B82C8E">
                      <w:pPr>
                        <w:jc w:val="center"/>
                        <w:rPr>
                          <w:rFonts w:ascii="Times New Roman" w:hAnsi="Times New Roman" w:cs="Times New Roman"/>
                          <w:noProof/>
                          <w:sz w:val="24"/>
                          <w:szCs w:val="24"/>
                        </w:rPr>
                      </w:pPr>
                      <w:r>
                        <w:rPr>
                          <w:rFonts w:ascii="Times New Roman" w:hAnsi="Times New Roman" w:cs="Times New Roman"/>
                          <w:noProof/>
                          <w:sz w:val="24"/>
                          <w:szCs w:val="24"/>
                          <w:lang w:eastAsia="en-IN"/>
                        </w:rPr>
                        <w:drawing>
                          <wp:inline distT="0" distB="0" distL="0" distR="0" wp14:anchorId="32588170" wp14:editId="086A7916">
                            <wp:extent cx="809436" cy="381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10636" t="12421" r="1390" b="21534"/>
                                    <a:stretch/>
                                  </pic:blipFill>
                                  <pic:spPr bwMode="auto">
                                    <a:xfrm>
                                      <a:off x="0" y="0"/>
                                      <a:ext cx="838004" cy="394447"/>
                                    </a:xfrm>
                                    <a:prstGeom prst="rect">
                                      <a:avLst/>
                                    </a:prstGeom>
                                    <a:ln>
                                      <a:noFill/>
                                    </a:ln>
                                    <a:extLst>
                                      <a:ext uri="{53640926-AAD7-44D8-BBD7-CCE9431645EC}">
                                        <a14:shadowObscured xmlns:a14="http://schemas.microsoft.com/office/drawing/2010/main"/>
                                      </a:ext>
                                    </a:extLst>
                                  </pic:spPr>
                                </pic:pic>
                              </a:graphicData>
                            </a:graphic>
                          </wp:inline>
                        </w:drawing>
                      </w:r>
                    </w:p>
                    <w:p w14:paraId="053D08E5" w14:textId="0D05F57E" w:rsidR="003B3FB7" w:rsidRDefault="003B3FB7" w:rsidP="00B82C8E">
                      <w:pPr>
                        <w:jc w:val="center"/>
                      </w:pPr>
                      <w:r>
                        <w:rPr>
                          <w:rFonts w:ascii="Times New Roman" w:hAnsi="Times New Roman" w:cs="Times New Roman"/>
                          <w:sz w:val="24"/>
                          <w:szCs w:val="24"/>
                        </w:rPr>
                        <w:t>ARHAM ANWAR</w:t>
                      </w:r>
                    </w:p>
                  </w:txbxContent>
                </v:textbox>
                <w10:wrap type="square"/>
              </v:shape>
            </w:pict>
          </mc:Fallback>
        </mc:AlternateContent>
      </w:r>
      <w:r w:rsidR="00C3130A" w:rsidRPr="00216470">
        <w:rPr>
          <w:rFonts w:ascii="Times New Roman" w:hAnsi="Times New Roman" w:cs="Times New Roman"/>
          <w:sz w:val="24"/>
          <w:szCs w:val="24"/>
        </w:rPr>
        <w:t xml:space="preserve">Date: </w:t>
      </w:r>
      <w:r w:rsidR="00C3130A">
        <w:rPr>
          <w:rFonts w:ascii="Times New Roman" w:hAnsi="Times New Roman" w:cs="Times New Roman"/>
          <w:sz w:val="24"/>
          <w:szCs w:val="24"/>
        </w:rPr>
        <w:t xml:space="preserve"> 3</w:t>
      </w:r>
      <w:r w:rsidR="00390F79">
        <w:rPr>
          <w:rFonts w:ascii="Times New Roman" w:hAnsi="Times New Roman" w:cs="Times New Roman"/>
          <w:sz w:val="24"/>
          <w:szCs w:val="24"/>
        </w:rPr>
        <w:t>0</w:t>
      </w:r>
      <w:r w:rsidR="00C3130A">
        <w:rPr>
          <w:rFonts w:ascii="Times New Roman" w:hAnsi="Times New Roman" w:cs="Times New Roman"/>
          <w:sz w:val="24"/>
          <w:szCs w:val="24"/>
        </w:rPr>
        <w:t xml:space="preserve"> May 2021</w:t>
      </w:r>
      <w:r w:rsidR="00C3130A" w:rsidRPr="00216470">
        <w:rPr>
          <w:rFonts w:ascii="Times New Roman" w:hAnsi="Times New Roman" w:cs="Times New Roman"/>
          <w:sz w:val="24"/>
          <w:szCs w:val="24"/>
        </w:rPr>
        <w:t xml:space="preserve">                                                                              </w:t>
      </w:r>
    </w:p>
    <w:p w14:paraId="39520642" w14:textId="3E376DDA" w:rsidR="00C3130A" w:rsidRPr="00216470" w:rsidRDefault="00C3130A" w:rsidP="00C3130A">
      <w:pPr>
        <w:spacing w:after="0" w:line="240" w:lineRule="auto"/>
        <w:jc w:val="both"/>
        <w:rPr>
          <w:rFonts w:ascii="Times New Roman" w:hAnsi="Times New Roman" w:cs="Times New Roman"/>
          <w:sz w:val="24"/>
          <w:szCs w:val="24"/>
        </w:rPr>
      </w:pPr>
      <w:r w:rsidRPr="00216470">
        <w:rPr>
          <w:rFonts w:ascii="Times New Roman" w:hAnsi="Times New Roman" w:cs="Times New Roman"/>
          <w:sz w:val="24"/>
          <w:szCs w:val="24"/>
        </w:rPr>
        <w:t xml:space="preserve">                </w:t>
      </w:r>
    </w:p>
    <w:p w14:paraId="1AC6E839" w14:textId="4842BD70" w:rsidR="00C3130A" w:rsidRPr="00AB7EE1" w:rsidRDefault="00C3130A" w:rsidP="00C3130A">
      <w:pPr>
        <w:spacing w:after="0" w:line="480" w:lineRule="auto"/>
        <w:jc w:val="both"/>
        <w:rPr>
          <w:rFonts w:ascii="Times New Roman" w:hAnsi="Times New Roman" w:cs="Times New Roman"/>
          <w:sz w:val="24"/>
          <w:szCs w:val="24"/>
        </w:rPr>
      </w:pPr>
      <w:r w:rsidRPr="00216470">
        <w:rPr>
          <w:rFonts w:ascii="Times New Roman" w:hAnsi="Times New Roman" w:cs="Times New Roman"/>
          <w:sz w:val="24"/>
          <w:szCs w:val="24"/>
        </w:rPr>
        <w:t xml:space="preserve">                                                                                                               </w:t>
      </w:r>
    </w:p>
    <w:p w14:paraId="5BC788CE" w14:textId="3B209145" w:rsidR="00C3130A" w:rsidRDefault="00C01307" w:rsidP="00C3130A">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F3F14F3" w14:textId="08EC9BC5" w:rsidR="00C3130A" w:rsidRPr="003E71CD" w:rsidRDefault="00C3130A" w:rsidP="00390F79">
      <w:pPr>
        <w:spacing w:after="0" w:line="240" w:lineRule="auto"/>
        <w:jc w:val="center"/>
        <w:rPr>
          <w:rFonts w:ascii="Times New Roman" w:hAnsi="Times New Roman" w:cs="Times New Roman"/>
          <w:sz w:val="24"/>
          <w:szCs w:val="24"/>
        </w:rPr>
        <w:sectPr w:rsidR="00C3130A" w:rsidRPr="003E71CD" w:rsidSect="003B3FB7">
          <w:headerReference w:type="default" r:id="rId14"/>
          <w:footerReference w:type="default" r:id="rId15"/>
          <w:pgSz w:w="11906" w:h="16838"/>
          <w:pgMar w:top="1440" w:right="1440" w:bottom="1440" w:left="1440" w:header="709" w:footer="709" w:gutter="0"/>
          <w:pgNumType w:fmt="lowerRoman" w:start="1"/>
          <w:cols w:space="708"/>
          <w:docGrid w:linePitch="360"/>
        </w:sectPr>
      </w:pPr>
      <w:r>
        <w:rPr>
          <w:rFonts w:ascii="Times New Roman" w:hAnsi="Times New Roman" w:cs="Times New Roman"/>
          <w:sz w:val="24"/>
          <w:szCs w:val="24"/>
        </w:rPr>
        <w:t xml:space="preserve">                                                                                               </w:t>
      </w:r>
      <w:r w:rsidRPr="00AB7EE1">
        <w:rPr>
          <w:rFonts w:ascii="Times New Roman" w:hAnsi="Times New Roman" w:cs="Times New Roman"/>
          <w:sz w:val="24"/>
          <w:szCs w:val="24"/>
        </w:rPr>
        <w:t xml:space="preserve">             </w:t>
      </w:r>
      <w:bookmarkEnd w:id="0"/>
    </w:p>
    <w:p w14:paraId="4213899D" w14:textId="13469CA7" w:rsidR="00C3130A" w:rsidRPr="0005190D" w:rsidRDefault="00C3130A" w:rsidP="00C3130A">
      <w:pPr>
        <w:tabs>
          <w:tab w:val="left" w:pos="6285"/>
        </w:tabs>
        <w:jc w:val="center"/>
        <w:rPr>
          <w:rFonts w:ascii="Times New Roman" w:hAnsi="Times New Roman" w:cs="Times New Roman"/>
          <w:sz w:val="24"/>
          <w:szCs w:val="24"/>
          <w:u w:val="single"/>
        </w:rPr>
      </w:pPr>
      <w:r w:rsidRPr="0005190D">
        <w:rPr>
          <w:rFonts w:ascii="Times New Roman" w:hAnsi="Times New Roman" w:cs="Times New Roman"/>
          <w:b/>
          <w:bCs/>
          <w:sz w:val="24"/>
          <w:szCs w:val="24"/>
          <w:u w:val="single"/>
        </w:rPr>
        <w:lastRenderedPageBreak/>
        <w:t>SUPERVISOR CERTIFICATE</w:t>
      </w:r>
    </w:p>
    <w:p w14:paraId="029335FD" w14:textId="77777777" w:rsidR="00C3130A" w:rsidRDefault="00C3130A" w:rsidP="00C3130A">
      <w:pPr>
        <w:tabs>
          <w:tab w:val="left" w:pos="6285"/>
        </w:tabs>
        <w:spacing w:line="360" w:lineRule="auto"/>
      </w:pPr>
    </w:p>
    <w:p w14:paraId="648AD83D" w14:textId="77777777" w:rsidR="00C3130A" w:rsidRDefault="00C3130A" w:rsidP="00C3130A">
      <w:pPr>
        <w:tabs>
          <w:tab w:val="left" w:pos="6285"/>
        </w:tabs>
        <w:spacing w:line="360" w:lineRule="auto"/>
        <w:rPr>
          <w:rFonts w:ascii="Times New Roman" w:hAnsi="Times New Roman" w:cs="Times New Roman"/>
          <w:sz w:val="24"/>
          <w:szCs w:val="24"/>
        </w:rPr>
      </w:pPr>
      <w:r w:rsidRPr="0005190D">
        <w:rPr>
          <w:rFonts w:ascii="Times New Roman" w:hAnsi="Times New Roman" w:cs="Times New Roman"/>
          <w:sz w:val="24"/>
          <w:szCs w:val="24"/>
        </w:rPr>
        <w:t xml:space="preserve">To the best of my knowledge, the above work has not been submitted in part or full for any Degree or Diploma to this University or elsewhere. I, further certify that the publication and indexing information given by the students is correct. </w:t>
      </w:r>
    </w:p>
    <w:p w14:paraId="59C12E40" w14:textId="77777777" w:rsidR="007A3C4C" w:rsidRDefault="007A3C4C" w:rsidP="00C3130A">
      <w:pPr>
        <w:tabs>
          <w:tab w:val="left" w:pos="6285"/>
        </w:tabs>
        <w:spacing w:line="360" w:lineRule="auto"/>
        <w:rPr>
          <w:rFonts w:ascii="Times New Roman" w:hAnsi="Times New Roman" w:cs="Times New Roman"/>
          <w:sz w:val="24"/>
          <w:szCs w:val="24"/>
        </w:rPr>
      </w:pPr>
    </w:p>
    <w:p w14:paraId="3D96983F" w14:textId="09A6A97F" w:rsidR="00C3130A" w:rsidRDefault="00C3130A" w:rsidP="00C3130A">
      <w:pPr>
        <w:tabs>
          <w:tab w:val="left" w:pos="6285"/>
        </w:tabs>
        <w:spacing w:line="360" w:lineRule="auto"/>
        <w:rPr>
          <w:rFonts w:ascii="Times New Roman" w:hAnsi="Times New Roman" w:cs="Times New Roman"/>
          <w:sz w:val="24"/>
          <w:szCs w:val="24"/>
        </w:rPr>
      </w:pPr>
      <w:r w:rsidRPr="0005190D">
        <w:rPr>
          <w:rFonts w:ascii="Times New Roman" w:hAnsi="Times New Roman" w:cs="Times New Roman"/>
          <w:sz w:val="24"/>
          <w:szCs w:val="24"/>
        </w:rPr>
        <w:t xml:space="preserve">Place: Delhi </w:t>
      </w:r>
    </w:p>
    <w:p w14:paraId="2FBD593F" w14:textId="77777777" w:rsidR="007A3C4C" w:rsidRDefault="007A3C4C" w:rsidP="00C3130A">
      <w:pPr>
        <w:tabs>
          <w:tab w:val="left" w:pos="6285"/>
        </w:tabs>
        <w:spacing w:line="360" w:lineRule="auto"/>
        <w:rPr>
          <w:rFonts w:ascii="Times New Roman" w:hAnsi="Times New Roman" w:cs="Times New Roman"/>
          <w:sz w:val="24"/>
          <w:szCs w:val="24"/>
        </w:rPr>
      </w:pPr>
    </w:p>
    <w:p w14:paraId="6B983707" w14:textId="5191FEDA" w:rsidR="007A3C4C" w:rsidRDefault="00C3130A" w:rsidP="00C3130A">
      <w:pPr>
        <w:tabs>
          <w:tab w:val="left" w:pos="6285"/>
        </w:tabs>
        <w:spacing w:line="360" w:lineRule="auto"/>
        <w:rPr>
          <w:rFonts w:ascii="Times New Roman" w:hAnsi="Times New Roman" w:cs="Times New Roman"/>
          <w:sz w:val="24"/>
          <w:szCs w:val="24"/>
        </w:rPr>
      </w:pPr>
      <w:r>
        <w:rPr>
          <w:rFonts w:ascii="Times New Roman" w:hAnsi="Times New Roman" w:cs="Times New Roman"/>
          <w:sz w:val="24"/>
          <w:szCs w:val="24"/>
        </w:rPr>
        <w:tab/>
      </w:r>
      <w:r w:rsidR="007A3C4C">
        <w:rPr>
          <w:rFonts w:ascii="Times New Roman" w:hAnsi="Times New Roman" w:cs="Times New Roman"/>
          <w:sz w:val="24"/>
          <w:szCs w:val="24"/>
        </w:rPr>
        <w:t xml:space="preserve">        </w:t>
      </w:r>
      <w:r w:rsidRPr="0005190D">
        <w:rPr>
          <w:rFonts w:ascii="Times New Roman" w:hAnsi="Times New Roman" w:cs="Times New Roman"/>
          <w:sz w:val="24"/>
          <w:szCs w:val="24"/>
        </w:rPr>
        <w:t xml:space="preserve">DR. GIRISH KUMAR </w:t>
      </w:r>
    </w:p>
    <w:p w14:paraId="555B6B92" w14:textId="0E158B93" w:rsidR="00C3130A" w:rsidRDefault="00C3130A" w:rsidP="00C3130A">
      <w:pPr>
        <w:tabs>
          <w:tab w:val="left" w:pos="6285"/>
        </w:tabs>
        <w:spacing w:line="360" w:lineRule="auto"/>
        <w:rPr>
          <w:rFonts w:ascii="Times New Roman" w:hAnsi="Times New Roman" w:cs="Times New Roman"/>
          <w:sz w:val="24"/>
          <w:szCs w:val="24"/>
        </w:rPr>
      </w:pPr>
      <w:r w:rsidRPr="0005190D">
        <w:rPr>
          <w:rFonts w:ascii="Times New Roman" w:hAnsi="Times New Roman" w:cs="Times New Roman"/>
          <w:sz w:val="24"/>
          <w:szCs w:val="24"/>
        </w:rPr>
        <w:t xml:space="preserve">Date: </w:t>
      </w:r>
      <w:r w:rsidR="004E704E">
        <w:rPr>
          <w:rFonts w:ascii="Times New Roman" w:hAnsi="Times New Roman" w:cs="Times New Roman"/>
          <w:sz w:val="24"/>
          <w:szCs w:val="24"/>
        </w:rPr>
        <w:t>31</w:t>
      </w:r>
      <w:r w:rsidRPr="0005190D">
        <w:rPr>
          <w:rFonts w:ascii="Times New Roman" w:hAnsi="Times New Roman" w:cs="Times New Roman"/>
          <w:sz w:val="24"/>
          <w:szCs w:val="24"/>
        </w:rPr>
        <w:t xml:space="preserve"> May 2021</w:t>
      </w:r>
    </w:p>
    <w:p w14:paraId="688063B0" w14:textId="77777777" w:rsidR="007A3C4C" w:rsidRDefault="007A3C4C" w:rsidP="00C3130A">
      <w:pPr>
        <w:tabs>
          <w:tab w:val="left" w:pos="6285"/>
        </w:tabs>
        <w:spacing w:line="360" w:lineRule="auto"/>
        <w:ind w:left="2880"/>
        <w:jc w:val="right"/>
        <w:rPr>
          <w:rFonts w:ascii="Times New Roman" w:hAnsi="Times New Roman" w:cs="Times New Roman"/>
          <w:sz w:val="24"/>
          <w:szCs w:val="24"/>
        </w:rPr>
      </w:pPr>
    </w:p>
    <w:p w14:paraId="2F3AB335" w14:textId="49840353" w:rsidR="00C3130A" w:rsidRDefault="00C3130A" w:rsidP="00C3130A">
      <w:pPr>
        <w:tabs>
          <w:tab w:val="left" w:pos="6285"/>
        </w:tabs>
        <w:spacing w:line="360" w:lineRule="auto"/>
        <w:ind w:left="2880"/>
        <w:jc w:val="right"/>
        <w:rPr>
          <w:rFonts w:ascii="Times New Roman" w:hAnsi="Times New Roman" w:cs="Times New Roman"/>
          <w:sz w:val="24"/>
          <w:szCs w:val="24"/>
        </w:rPr>
      </w:pPr>
      <w:r>
        <w:rPr>
          <w:rFonts w:ascii="Times New Roman" w:hAnsi="Times New Roman" w:cs="Times New Roman"/>
          <w:sz w:val="24"/>
          <w:szCs w:val="24"/>
        </w:rPr>
        <w:tab/>
      </w:r>
      <w:r w:rsidRPr="0005190D">
        <w:rPr>
          <w:rFonts w:ascii="Times New Roman" w:hAnsi="Times New Roman" w:cs="Times New Roman"/>
          <w:sz w:val="24"/>
          <w:szCs w:val="24"/>
        </w:rPr>
        <w:t xml:space="preserve"> SUPERVISOR Associate Professor, Department of Mechanical Engineering Delhi Technological University, Bawana Road, Delhi-110042</w:t>
      </w:r>
    </w:p>
    <w:p w14:paraId="179D0E82" w14:textId="00FE9321" w:rsidR="00BF01CD" w:rsidRPr="000C1A67" w:rsidRDefault="00BF01CD" w:rsidP="00BF01CD">
      <w:pPr>
        <w:spacing w:line="480" w:lineRule="auto"/>
        <w:jc w:val="both"/>
        <w:rPr>
          <w:rFonts w:ascii="Times New Roman" w:hAnsi="Times New Roman" w:cs="Times New Roman"/>
          <w:b/>
          <w:sz w:val="24"/>
          <w:szCs w:val="24"/>
        </w:rPr>
      </w:pPr>
      <w:r w:rsidRPr="000C1A67">
        <w:rPr>
          <w:rFonts w:ascii="Times New Roman" w:hAnsi="Times New Roman" w:cs="Times New Roman"/>
          <w:b/>
          <w:sz w:val="24"/>
          <w:szCs w:val="24"/>
        </w:rPr>
        <w:t xml:space="preserve"> </w:t>
      </w:r>
    </w:p>
    <w:p w14:paraId="7F424453" w14:textId="77777777" w:rsidR="00BF01CD" w:rsidRPr="000C1A67" w:rsidRDefault="00BF01CD" w:rsidP="00BF01CD">
      <w:pPr>
        <w:spacing w:line="360" w:lineRule="auto"/>
        <w:jc w:val="center"/>
        <w:rPr>
          <w:rFonts w:ascii="Times New Roman" w:hAnsi="Times New Roman" w:cs="Times New Roman"/>
          <w:b/>
          <w:sz w:val="24"/>
          <w:szCs w:val="24"/>
        </w:rPr>
      </w:pPr>
    </w:p>
    <w:p w14:paraId="44AA574C" w14:textId="77777777" w:rsidR="005A3BD3" w:rsidRDefault="005A3BD3">
      <w:pPr>
        <w:rPr>
          <w:rFonts w:ascii="Times New Roman" w:hAnsi="Times New Roman" w:cs="Times New Roman"/>
          <w:b/>
          <w:sz w:val="24"/>
          <w:szCs w:val="24"/>
        </w:rPr>
      </w:pPr>
      <w:r>
        <w:rPr>
          <w:rFonts w:ascii="Times New Roman" w:hAnsi="Times New Roman" w:cs="Times New Roman"/>
          <w:b/>
          <w:sz w:val="24"/>
          <w:szCs w:val="24"/>
        </w:rPr>
        <w:br w:type="page"/>
      </w:r>
    </w:p>
    <w:p w14:paraId="4C8150D3" w14:textId="6B0BF45C" w:rsidR="00BF01CD" w:rsidRPr="000C1A67" w:rsidRDefault="00BF01CD" w:rsidP="00BF01CD">
      <w:pPr>
        <w:spacing w:line="360" w:lineRule="auto"/>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ABSTRACT</w:t>
      </w:r>
    </w:p>
    <w:p w14:paraId="180681FA" w14:textId="77777777" w:rsidR="00BF01CD" w:rsidRPr="000C1A67" w:rsidRDefault="00BF01CD" w:rsidP="007A3C4C">
      <w:pPr>
        <w:pStyle w:val="TTPKeywords"/>
        <w:spacing w:line="360" w:lineRule="auto"/>
        <w:ind w:firstLine="0"/>
        <w:rPr>
          <w:rFonts w:ascii="Times New Roman" w:hAnsi="Times New Roman"/>
          <w:sz w:val="24"/>
          <w:szCs w:val="24"/>
          <w:lang w:val="en-IN"/>
        </w:rPr>
      </w:pPr>
      <w:r w:rsidRPr="000C1A67">
        <w:rPr>
          <w:rFonts w:ascii="Times New Roman" w:hAnsi="Times New Roman"/>
          <w:sz w:val="24"/>
          <w:szCs w:val="24"/>
          <w:lang w:val="en-IN"/>
        </w:rPr>
        <w:t xml:space="preserve">For organisations to keep up with the increasing demand, the supply chain requires efficiency. However, due to the unpredictable nature of demand, the bullwhip effect is a highly prominent in all industries. The role of AI and machine learning has been investigated in managing the risk which is accompanied by the bullwhip. The purpose of this study is to determine the effectiveness of various machine learning models in the prediction of the bullwhip effect. A 4-stage supply chain model was used to predict the value of bullwhip observed. The bullwhip effect was predicted using the linear regression, KNN and MLP-Regressor based on variables - Demand, Receive, Forecast, Net stock, Lead-Time-Delivery, Safety Stock, Order-up-to-Level, Order and cost. The results provide us with a benchmark to understand the performance of these algorithms to predict the bullwhip effect and can further help fast moving consumer goods firms prevent shortages or overproduction of stocks. </w:t>
      </w:r>
    </w:p>
    <w:p w14:paraId="4CB506B2" w14:textId="77777777" w:rsidR="00BF01CD" w:rsidRPr="000C1A67" w:rsidRDefault="00BF01CD" w:rsidP="007A3C4C">
      <w:pPr>
        <w:pStyle w:val="TTPKeywords"/>
        <w:spacing w:before="240" w:line="360" w:lineRule="auto"/>
        <w:ind w:firstLine="0"/>
        <w:rPr>
          <w:rFonts w:ascii="Times New Roman" w:hAnsi="Times New Roman"/>
          <w:b/>
          <w:i/>
          <w:sz w:val="24"/>
          <w:szCs w:val="24"/>
          <w:lang w:val="en-GB"/>
        </w:rPr>
      </w:pPr>
      <w:r w:rsidRPr="000C1A67">
        <w:rPr>
          <w:rFonts w:ascii="Times New Roman" w:hAnsi="Times New Roman"/>
          <w:b/>
          <w:sz w:val="24"/>
          <w:szCs w:val="24"/>
          <w:lang w:val="en-GB"/>
        </w:rPr>
        <w:t>Keywords:</w:t>
      </w:r>
      <w:r w:rsidRPr="000C1A67">
        <w:rPr>
          <w:rFonts w:ascii="Times New Roman" w:hAnsi="Times New Roman"/>
          <w:sz w:val="24"/>
          <w:szCs w:val="24"/>
          <w:lang w:val="en-GB"/>
        </w:rPr>
        <w:t xml:space="preserve"> Bullwhip Effect, KNN algorithm, NLP Algorithm, Supply Chain, Risk Management</w:t>
      </w:r>
    </w:p>
    <w:p w14:paraId="57CEC151"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31DB146C"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3CAB3E77" w14:textId="77777777" w:rsidR="00BF01CD" w:rsidRPr="000C1A67" w:rsidRDefault="00BF01CD" w:rsidP="00BF01CD">
      <w:pPr>
        <w:spacing w:line="480" w:lineRule="auto"/>
        <w:rPr>
          <w:rFonts w:ascii="Times New Roman" w:eastAsia="Calibri" w:hAnsi="Times New Roman" w:cs="Times New Roman"/>
          <w:b/>
          <w:sz w:val="24"/>
          <w:szCs w:val="24"/>
        </w:rPr>
      </w:pPr>
    </w:p>
    <w:p w14:paraId="10881CCC"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50C56F1D"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41447D6F"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7B8CD341" w14:textId="77777777" w:rsidR="00BF01CD" w:rsidRPr="000C1A67" w:rsidRDefault="00BF01CD" w:rsidP="00BF01CD">
      <w:pPr>
        <w:spacing w:line="480" w:lineRule="auto"/>
        <w:jc w:val="center"/>
        <w:rPr>
          <w:rFonts w:ascii="Times New Roman" w:eastAsia="Calibri" w:hAnsi="Times New Roman" w:cs="Times New Roman"/>
          <w:b/>
          <w:sz w:val="24"/>
          <w:szCs w:val="24"/>
        </w:rPr>
      </w:pPr>
    </w:p>
    <w:p w14:paraId="64914CD6" w14:textId="77777777" w:rsidR="00BF01CD" w:rsidRPr="000C1A67" w:rsidRDefault="00BF01CD" w:rsidP="00BF01CD">
      <w:pPr>
        <w:spacing w:line="480" w:lineRule="auto"/>
        <w:rPr>
          <w:rFonts w:ascii="Times New Roman" w:eastAsia="Calibri" w:hAnsi="Times New Roman" w:cs="Times New Roman"/>
          <w:b/>
          <w:sz w:val="24"/>
          <w:szCs w:val="24"/>
        </w:rPr>
      </w:pPr>
    </w:p>
    <w:p w14:paraId="6ADCB3E3" w14:textId="77777777" w:rsidR="006D1F54" w:rsidRDefault="006D1F54">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185884D5" w14:textId="21057EC3" w:rsidR="00BF01CD" w:rsidRPr="000C1A67" w:rsidRDefault="00BF01CD" w:rsidP="00BF01CD">
      <w:pPr>
        <w:spacing w:line="480" w:lineRule="auto"/>
        <w:jc w:val="center"/>
        <w:rPr>
          <w:rFonts w:ascii="Times New Roman" w:eastAsia="Calibri" w:hAnsi="Times New Roman" w:cs="Times New Roman"/>
          <w:b/>
          <w:sz w:val="24"/>
          <w:szCs w:val="24"/>
        </w:rPr>
      </w:pPr>
      <w:r w:rsidRPr="000C1A67">
        <w:rPr>
          <w:rFonts w:ascii="Times New Roman" w:eastAsia="Calibri" w:hAnsi="Times New Roman" w:cs="Times New Roman"/>
          <w:b/>
          <w:sz w:val="24"/>
          <w:szCs w:val="24"/>
        </w:rPr>
        <w:lastRenderedPageBreak/>
        <w:t>ACKNOWLEDGEMENT</w:t>
      </w:r>
    </w:p>
    <w:p w14:paraId="16ECA4B1" w14:textId="77777777" w:rsidR="00BF01CD" w:rsidRPr="000C1A67" w:rsidRDefault="00BF01CD" w:rsidP="007A3C4C">
      <w:pPr>
        <w:spacing w:before="480" w:line="480" w:lineRule="auto"/>
        <w:jc w:val="both"/>
        <w:rPr>
          <w:rFonts w:ascii="Times New Roman" w:eastAsia="Calibri" w:hAnsi="Times New Roman" w:cs="Times New Roman"/>
          <w:sz w:val="24"/>
          <w:szCs w:val="24"/>
        </w:rPr>
      </w:pPr>
      <w:r w:rsidRPr="000C1A67">
        <w:rPr>
          <w:rFonts w:ascii="Times New Roman" w:eastAsia="Calibri" w:hAnsi="Times New Roman" w:cs="Times New Roman"/>
          <w:sz w:val="24"/>
          <w:szCs w:val="24"/>
        </w:rPr>
        <w:t>We wish to express our sincerest gratitude to Dr</w:t>
      </w:r>
      <w:ins w:id="1" w:author="GIRISH KUMAR" w:date="2018-12-09T08:47:00Z">
        <w:r w:rsidRPr="000C1A67">
          <w:rPr>
            <w:rFonts w:ascii="Times New Roman" w:eastAsia="Calibri" w:hAnsi="Times New Roman" w:cs="Times New Roman"/>
            <w:sz w:val="24"/>
            <w:szCs w:val="24"/>
          </w:rPr>
          <w:t>.</w:t>
        </w:r>
      </w:ins>
      <w:r w:rsidRPr="000C1A67">
        <w:rPr>
          <w:rFonts w:ascii="Times New Roman" w:eastAsia="Calibri" w:hAnsi="Times New Roman" w:cs="Times New Roman"/>
          <w:sz w:val="24"/>
          <w:szCs w:val="24"/>
        </w:rPr>
        <w:t xml:space="preserve"> Girish Kumar for his continuous guidance and mentor-ship that he provided us during the project. He showed us the path to achieve our targets by explaining all the tasks to be done and explained to us the importance of this project as well as its industrial relevance. He was always ready to help us and clear our doubts regarding any hurdles in this project. Without his constant support and motivation, this project would not have been successful. </w:t>
      </w:r>
    </w:p>
    <w:p w14:paraId="0F76CE74" w14:textId="77777777" w:rsidR="00BF01CD" w:rsidRPr="000C1A67" w:rsidRDefault="00BF01CD" w:rsidP="00BF01CD">
      <w:pPr>
        <w:spacing w:before="480" w:line="480" w:lineRule="auto"/>
        <w:jc w:val="both"/>
        <w:rPr>
          <w:rFonts w:ascii="Times New Roman" w:eastAsia="Calibri" w:hAnsi="Times New Roman" w:cs="Times New Roman"/>
          <w:sz w:val="24"/>
          <w:szCs w:val="24"/>
        </w:rPr>
      </w:pPr>
    </w:p>
    <w:p w14:paraId="5BDAFBCD" w14:textId="08F60A20" w:rsidR="00BF01CD" w:rsidRPr="000C1A67" w:rsidRDefault="00390F79" w:rsidP="00BF01CD">
      <w:pPr>
        <w:spacing w:before="480" w:line="480" w:lineRule="auto"/>
        <w:jc w:val="both"/>
        <w:rPr>
          <w:rFonts w:ascii="Times New Roman" w:eastAsia="Calibri" w:hAnsi="Times New Roman" w:cs="Times New Roman"/>
          <w:sz w:val="24"/>
          <w:szCs w:val="24"/>
        </w:rPr>
      </w:pPr>
      <w:r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83328" behindDoc="0" locked="0" layoutInCell="1" allowOverlap="1" wp14:anchorId="19435764" wp14:editId="14703FE8">
                <wp:simplePos x="0" y="0"/>
                <wp:positionH relativeFrom="column">
                  <wp:posOffset>3875314</wp:posOffset>
                </wp:positionH>
                <wp:positionV relativeFrom="paragraph">
                  <wp:posOffset>272143</wp:posOffset>
                </wp:positionV>
                <wp:extent cx="1806575" cy="935355"/>
                <wp:effectExtent l="0" t="0" r="2222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935355"/>
                        </a:xfrm>
                        <a:prstGeom prst="rect">
                          <a:avLst/>
                        </a:prstGeom>
                        <a:solidFill>
                          <a:srgbClr val="FFFFFF"/>
                        </a:solidFill>
                        <a:ln w="9525">
                          <a:solidFill>
                            <a:srgbClr val="000000"/>
                          </a:solidFill>
                          <a:miter lim="800000"/>
                          <a:headEnd/>
                          <a:tailEnd/>
                        </a:ln>
                      </wps:spPr>
                      <wps:txbx>
                        <w:txbxContent>
                          <w:p w14:paraId="1D96B4D5" w14:textId="4B33E552" w:rsidR="003B3FB7" w:rsidRDefault="00B82C8E" w:rsidP="00B82C8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8F7CF4" wp14:editId="62070318">
                                  <wp:extent cx="1614805" cy="403701"/>
                                  <wp:effectExtent l="0" t="0" r="4445" b="0"/>
                                  <wp:docPr id="41" name="Picture 41" descr="E:\Official 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fficial Docs\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805" cy="403701"/>
                                          </a:xfrm>
                                          <a:prstGeom prst="rect">
                                            <a:avLst/>
                                          </a:prstGeom>
                                          <a:noFill/>
                                          <a:ln>
                                            <a:noFill/>
                                          </a:ln>
                                        </pic:spPr>
                                      </pic:pic>
                                    </a:graphicData>
                                  </a:graphic>
                                </wp:inline>
                              </w:drawing>
                            </w:r>
                          </w:p>
                          <w:p w14:paraId="39A410B8" w14:textId="77777777" w:rsidR="003B3FB7" w:rsidRDefault="003B3FB7" w:rsidP="00B82C8E">
                            <w:pPr>
                              <w:jc w:val="center"/>
                            </w:pPr>
                            <w:r w:rsidRPr="00216470">
                              <w:rPr>
                                <w:rFonts w:ascii="Times New Roman" w:hAnsi="Times New Roman" w:cs="Times New Roman"/>
                                <w:sz w:val="24"/>
                                <w:szCs w:val="24"/>
                              </w:rPr>
                              <w:t>ABHINAV DIKSHIT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35764" id="_x0000_s1029" type="#_x0000_t202" style="position:absolute;left:0;text-align:left;margin-left:305.15pt;margin-top:21.45pt;width:142.25pt;height:73.6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">
                <v:textbox>
                  <w:txbxContent>
                    <w:p w14:paraId="1D96B4D5" w14:textId="4B33E552" w:rsidR="003B3FB7" w:rsidRDefault="00B82C8E" w:rsidP="00B82C8E">
                      <w:pPr>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8F7CF4" wp14:editId="62070318">
                            <wp:extent cx="1614805" cy="403701"/>
                            <wp:effectExtent l="0" t="0" r="4445" b="0"/>
                            <wp:docPr id="41" name="Picture 41" descr="E:\Official Docs\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fficial Docs\Sig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4805" cy="403701"/>
                                    </a:xfrm>
                                    <a:prstGeom prst="rect">
                                      <a:avLst/>
                                    </a:prstGeom>
                                    <a:noFill/>
                                    <a:ln>
                                      <a:noFill/>
                                    </a:ln>
                                  </pic:spPr>
                                </pic:pic>
                              </a:graphicData>
                            </a:graphic>
                          </wp:inline>
                        </w:drawing>
                      </w:r>
                    </w:p>
                    <w:p w14:paraId="39A410B8" w14:textId="77777777" w:rsidR="003B3FB7" w:rsidRDefault="003B3FB7" w:rsidP="00B82C8E">
                      <w:pPr>
                        <w:jc w:val="center"/>
                      </w:pPr>
                      <w:r w:rsidRPr="00216470">
                        <w:rPr>
                          <w:rFonts w:ascii="Times New Roman" w:hAnsi="Times New Roman" w:cs="Times New Roman"/>
                          <w:sz w:val="24"/>
                          <w:szCs w:val="24"/>
                        </w:rPr>
                        <w:t>ABHINAV DIKSHIT</w:t>
                      </w:r>
                    </w:p>
                  </w:txbxContent>
                </v:textbox>
                <w10:wrap type="square"/>
              </v:shape>
            </w:pict>
          </mc:Fallback>
        </mc:AlternateContent>
      </w:r>
    </w:p>
    <w:p w14:paraId="7AFAC222" w14:textId="3E7732E2" w:rsidR="00BF01CD" w:rsidRPr="000C1A67" w:rsidRDefault="00BF01CD" w:rsidP="00BF01CD">
      <w:pPr>
        <w:spacing w:before="480" w:line="480" w:lineRule="auto"/>
        <w:jc w:val="both"/>
        <w:rPr>
          <w:rFonts w:ascii="Times New Roman" w:eastAsia="Calibri" w:hAnsi="Times New Roman" w:cs="Times New Roman"/>
          <w:sz w:val="24"/>
          <w:szCs w:val="24"/>
        </w:rPr>
      </w:pPr>
    </w:p>
    <w:p w14:paraId="00F68A51" w14:textId="3AEEB03E" w:rsidR="00BF01CD" w:rsidRPr="000C1A67" w:rsidRDefault="00995142" w:rsidP="00BF01CD">
      <w:pPr>
        <w:spacing w:line="240" w:lineRule="auto"/>
        <w:jc w:val="center"/>
        <w:rPr>
          <w:rFonts w:ascii="Times New Roman" w:hAnsi="Times New Roman" w:cs="Times New Roman"/>
          <w:b/>
          <w:sz w:val="24"/>
          <w:szCs w:val="24"/>
        </w:rPr>
      </w:pPr>
      <w:r>
        <w:rPr>
          <w:rFonts w:ascii="Times New Roman" w:hAnsi="Times New Roman" w:cs="Times New Roman"/>
          <w:noProof/>
          <w:sz w:val="24"/>
          <w:szCs w:val="24"/>
          <w:lang w:eastAsia="en-IN"/>
        </w:rPr>
        <w:drawing>
          <wp:anchor distT="0" distB="0" distL="114300" distR="114300" simplePos="0" relativeHeight="251690496" behindDoc="0" locked="0" layoutInCell="1" allowOverlap="1" wp14:anchorId="5C077058" wp14:editId="050A712C">
            <wp:simplePos x="0" y="0"/>
            <wp:positionH relativeFrom="column">
              <wp:posOffset>3890010</wp:posOffset>
            </wp:positionH>
            <wp:positionV relativeFrom="paragraph">
              <wp:posOffset>277495</wp:posOffset>
            </wp:positionV>
            <wp:extent cx="1781175" cy="603885"/>
            <wp:effectExtent l="0" t="0" r="0" b="571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an - Copy (2).jpg"/>
                    <pic:cNvPicPr/>
                  </pic:nvPicPr>
                  <pic:blipFill rotWithShape="1">
                    <a:blip r:embed="rId12">
                      <a:extLst>
                        <a:ext uri="{28A0092B-C50C-407E-A947-70E740481C1C}">
                          <a14:useLocalDpi xmlns:a14="http://schemas.microsoft.com/office/drawing/2010/main" val="0"/>
                        </a:ext>
                      </a:extLst>
                    </a:blip>
                    <a:srcRect t="27145" b="26808"/>
                    <a:stretch/>
                  </pic:blipFill>
                  <pic:spPr bwMode="auto">
                    <a:xfrm>
                      <a:off x="0" y="0"/>
                      <a:ext cx="1781175" cy="60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0F79"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85376" behindDoc="0" locked="0" layoutInCell="1" allowOverlap="1" wp14:anchorId="0CAE7095" wp14:editId="2A69EB17">
                <wp:simplePos x="0" y="0"/>
                <wp:positionH relativeFrom="column">
                  <wp:posOffset>3875314</wp:posOffset>
                </wp:positionH>
                <wp:positionV relativeFrom="paragraph">
                  <wp:posOffset>248104</wp:posOffset>
                </wp:positionV>
                <wp:extent cx="1806575" cy="935355"/>
                <wp:effectExtent l="0" t="0" r="22225" b="1714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935355"/>
                        </a:xfrm>
                        <a:prstGeom prst="rect">
                          <a:avLst/>
                        </a:prstGeom>
                        <a:solidFill>
                          <a:srgbClr val="FFFFFF"/>
                        </a:solidFill>
                        <a:ln w="9525">
                          <a:solidFill>
                            <a:srgbClr val="000000"/>
                          </a:solidFill>
                          <a:miter lim="800000"/>
                          <a:headEnd/>
                          <a:tailEnd/>
                        </a:ln>
                      </wps:spPr>
                      <wps:txbx>
                        <w:txbxContent>
                          <w:p w14:paraId="438CE75E" w14:textId="77777777" w:rsidR="003B3FB7" w:rsidRDefault="003B3FB7" w:rsidP="00390F79">
                            <w:pPr>
                              <w:rPr>
                                <w:rFonts w:ascii="Times New Roman" w:hAnsi="Times New Roman" w:cs="Times New Roman"/>
                                <w:sz w:val="24"/>
                                <w:szCs w:val="24"/>
                              </w:rPr>
                            </w:pPr>
                          </w:p>
                          <w:p w14:paraId="0F94DD17" w14:textId="77777777" w:rsidR="003B3FB7" w:rsidRDefault="003B3FB7" w:rsidP="00390F79">
                            <w:pPr>
                              <w:rPr>
                                <w:rFonts w:ascii="Times New Roman" w:hAnsi="Times New Roman" w:cs="Times New Roman"/>
                                <w:sz w:val="24"/>
                                <w:szCs w:val="24"/>
                              </w:rPr>
                            </w:pPr>
                          </w:p>
                          <w:p w14:paraId="5CF269F6" w14:textId="77777777" w:rsidR="003B3FB7" w:rsidRDefault="003B3FB7" w:rsidP="00B82C8E">
                            <w:pPr>
                              <w:jc w:val="center"/>
                            </w:pPr>
                            <w:r>
                              <w:rPr>
                                <w:rFonts w:ascii="Times New Roman" w:hAnsi="Times New Roman" w:cs="Times New Roman"/>
                                <w:sz w:val="24"/>
                                <w:szCs w:val="24"/>
                              </w:rPr>
                              <w:t>ABHIRUP PODDAR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E7095" id="_x0000_s1030" type="#_x0000_t202" style="position:absolute;left:0;text-align:left;margin-left:305.15pt;margin-top:19.55pt;width:142.25pt;height:73.65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">
                <v:textbox>
                  <w:txbxContent>
                    <w:p w14:paraId="438CE75E" w14:textId="77777777" w:rsidR="003B3FB7" w:rsidRDefault="003B3FB7" w:rsidP="00390F79">
                      <w:pPr>
                        <w:rPr>
                          <w:rFonts w:ascii="Times New Roman" w:hAnsi="Times New Roman" w:cs="Times New Roman"/>
                          <w:sz w:val="24"/>
                          <w:szCs w:val="24"/>
                        </w:rPr>
                      </w:pPr>
                    </w:p>
                    <w:p w14:paraId="0F94DD17" w14:textId="77777777" w:rsidR="003B3FB7" w:rsidRDefault="003B3FB7" w:rsidP="00390F79">
                      <w:pPr>
                        <w:rPr>
                          <w:rFonts w:ascii="Times New Roman" w:hAnsi="Times New Roman" w:cs="Times New Roman"/>
                          <w:sz w:val="24"/>
                          <w:szCs w:val="24"/>
                        </w:rPr>
                      </w:pPr>
                    </w:p>
                    <w:p w14:paraId="5CF269F6" w14:textId="77777777" w:rsidR="003B3FB7" w:rsidRDefault="003B3FB7" w:rsidP="00B82C8E">
                      <w:pPr>
                        <w:jc w:val="center"/>
                      </w:pPr>
                      <w:r>
                        <w:rPr>
                          <w:rFonts w:ascii="Times New Roman" w:hAnsi="Times New Roman" w:cs="Times New Roman"/>
                          <w:sz w:val="24"/>
                          <w:szCs w:val="24"/>
                        </w:rPr>
                        <w:t>ABHIRUP PODDAR</w:t>
                      </w:r>
                    </w:p>
                  </w:txbxContent>
                </v:textbox>
                <w10:wrap type="square"/>
              </v:shape>
            </w:pict>
          </mc:Fallback>
        </mc:AlternateContent>
      </w:r>
    </w:p>
    <w:p w14:paraId="0D24F190" w14:textId="5A3B95CD" w:rsidR="00BF01CD" w:rsidRPr="000C1A67" w:rsidRDefault="00BF01CD" w:rsidP="00BF01CD">
      <w:pPr>
        <w:spacing w:after="0" w:line="480" w:lineRule="auto"/>
        <w:jc w:val="both"/>
        <w:rPr>
          <w:rFonts w:ascii="Times New Roman" w:hAnsi="Times New Roman" w:cs="Times New Roman"/>
          <w:sz w:val="24"/>
          <w:szCs w:val="24"/>
        </w:rPr>
      </w:pPr>
      <w:r w:rsidRPr="000C1A67">
        <w:rPr>
          <w:rFonts w:ascii="Times New Roman" w:hAnsi="Times New Roman" w:cs="Times New Roman"/>
          <w:sz w:val="24"/>
          <w:szCs w:val="24"/>
        </w:rPr>
        <w:t xml:space="preserve">Place: Delhi                                                           </w:t>
      </w:r>
      <w:r w:rsidR="008E2A81" w:rsidRPr="000C1A67">
        <w:rPr>
          <w:rFonts w:ascii="Times New Roman" w:hAnsi="Times New Roman" w:cs="Times New Roman"/>
          <w:sz w:val="24"/>
          <w:szCs w:val="24"/>
        </w:rPr>
        <w:t xml:space="preserve">                           </w:t>
      </w:r>
    </w:p>
    <w:p w14:paraId="5D53D443" w14:textId="3F2D539A" w:rsidR="00BF01CD" w:rsidRPr="000C1A67" w:rsidRDefault="00BF01CD" w:rsidP="00BF01CD">
      <w:pPr>
        <w:spacing w:after="0" w:line="480" w:lineRule="auto"/>
        <w:jc w:val="both"/>
        <w:rPr>
          <w:rFonts w:ascii="Times New Roman" w:hAnsi="Times New Roman" w:cs="Times New Roman"/>
          <w:sz w:val="24"/>
          <w:szCs w:val="24"/>
        </w:rPr>
      </w:pPr>
      <w:r w:rsidRPr="000C1A67">
        <w:rPr>
          <w:rFonts w:ascii="Times New Roman" w:hAnsi="Times New Roman" w:cs="Times New Roman"/>
          <w:sz w:val="24"/>
          <w:szCs w:val="24"/>
        </w:rPr>
        <w:t xml:space="preserve">Date: </w:t>
      </w:r>
      <w:r w:rsidR="004E704E">
        <w:rPr>
          <w:rFonts w:ascii="Times New Roman" w:hAnsi="Times New Roman" w:cs="Times New Roman"/>
          <w:sz w:val="24"/>
          <w:szCs w:val="24"/>
        </w:rPr>
        <w:t>3</w:t>
      </w:r>
      <w:r w:rsidR="00390F79">
        <w:rPr>
          <w:rFonts w:ascii="Times New Roman" w:hAnsi="Times New Roman" w:cs="Times New Roman"/>
          <w:sz w:val="24"/>
          <w:szCs w:val="24"/>
        </w:rPr>
        <w:t>0</w:t>
      </w:r>
      <w:r w:rsidR="004E704E">
        <w:rPr>
          <w:rFonts w:ascii="Times New Roman" w:hAnsi="Times New Roman" w:cs="Times New Roman"/>
          <w:sz w:val="24"/>
          <w:szCs w:val="24"/>
        </w:rPr>
        <w:t xml:space="preserve"> May 2021</w:t>
      </w:r>
      <w:r w:rsidRPr="000C1A67">
        <w:rPr>
          <w:rFonts w:ascii="Times New Roman" w:hAnsi="Times New Roman" w:cs="Times New Roman"/>
          <w:sz w:val="24"/>
          <w:szCs w:val="24"/>
        </w:rPr>
        <w:t xml:space="preserve">                                                                   </w:t>
      </w:r>
      <w:r w:rsidR="00390F79">
        <w:rPr>
          <w:rFonts w:ascii="Times New Roman" w:hAnsi="Times New Roman" w:cs="Times New Roman"/>
          <w:sz w:val="24"/>
          <w:szCs w:val="24"/>
        </w:rPr>
        <w:t xml:space="preserve">    </w:t>
      </w:r>
      <w:r w:rsidRPr="000C1A67">
        <w:rPr>
          <w:rFonts w:ascii="Times New Roman" w:hAnsi="Times New Roman" w:cs="Times New Roman"/>
          <w:sz w:val="24"/>
          <w:szCs w:val="24"/>
        </w:rPr>
        <w:t xml:space="preserve">                                </w:t>
      </w:r>
    </w:p>
    <w:p w14:paraId="74030775" w14:textId="37AF12AF" w:rsidR="00BF01CD" w:rsidRPr="000C1A67" w:rsidRDefault="00BF01CD" w:rsidP="00BF01CD">
      <w:pPr>
        <w:spacing w:after="0" w:line="480" w:lineRule="auto"/>
        <w:jc w:val="both"/>
        <w:rPr>
          <w:rFonts w:ascii="Times New Roman" w:hAnsi="Times New Roman" w:cs="Times New Roman"/>
          <w:sz w:val="24"/>
          <w:szCs w:val="24"/>
        </w:rPr>
      </w:pPr>
      <w:r w:rsidRPr="000C1A67">
        <w:rPr>
          <w:rFonts w:ascii="Times New Roman" w:hAnsi="Times New Roman" w:cs="Times New Roman"/>
          <w:sz w:val="24"/>
          <w:szCs w:val="24"/>
        </w:rPr>
        <w:t xml:space="preserve">                                                                                                          </w:t>
      </w:r>
    </w:p>
    <w:p w14:paraId="3342186E" w14:textId="28214339" w:rsidR="00BF01CD" w:rsidRPr="000C1A67" w:rsidRDefault="00390F79" w:rsidP="00BF01CD">
      <w:pPr>
        <w:spacing w:after="0" w:line="480" w:lineRule="auto"/>
        <w:jc w:val="both"/>
        <w:rPr>
          <w:rFonts w:ascii="Times New Roman" w:hAnsi="Times New Roman" w:cs="Times New Roman"/>
          <w:sz w:val="24"/>
          <w:szCs w:val="24"/>
        </w:rPr>
      </w:pPr>
      <w:r w:rsidRPr="00C01307">
        <w:rPr>
          <w:rFonts w:ascii="Times New Roman" w:hAnsi="Times New Roman" w:cs="Times New Roman"/>
          <w:noProof/>
          <w:sz w:val="24"/>
          <w:szCs w:val="24"/>
          <w:lang w:eastAsia="en-IN"/>
        </w:rPr>
        <mc:AlternateContent>
          <mc:Choice Requires="wps">
            <w:drawing>
              <wp:anchor distT="45720" distB="45720" distL="114300" distR="114300" simplePos="0" relativeHeight="251687424" behindDoc="0" locked="0" layoutInCell="1" allowOverlap="1" wp14:anchorId="703BFFDE" wp14:editId="08253902">
                <wp:simplePos x="0" y="0"/>
                <wp:positionH relativeFrom="column">
                  <wp:posOffset>3875314</wp:posOffset>
                </wp:positionH>
                <wp:positionV relativeFrom="paragraph">
                  <wp:posOffset>266973</wp:posOffset>
                </wp:positionV>
                <wp:extent cx="1806575" cy="935355"/>
                <wp:effectExtent l="0" t="0" r="22225" b="1714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6575" cy="935355"/>
                        </a:xfrm>
                        <a:prstGeom prst="rect">
                          <a:avLst/>
                        </a:prstGeom>
                        <a:solidFill>
                          <a:srgbClr val="FFFFFF"/>
                        </a:solidFill>
                        <a:ln w="9525">
                          <a:solidFill>
                            <a:srgbClr val="000000"/>
                          </a:solidFill>
                          <a:miter lim="800000"/>
                          <a:headEnd/>
                          <a:tailEnd/>
                        </a:ln>
                      </wps:spPr>
                      <wps:txbx>
                        <w:txbxContent>
                          <w:p w14:paraId="2D467C73" w14:textId="420E9792" w:rsidR="003B3FB7" w:rsidRDefault="003B3FB7" w:rsidP="00B82C8E">
                            <w:pPr>
                              <w:jc w:val="center"/>
                              <w:rPr>
                                <w:rFonts w:ascii="Times New Roman" w:hAnsi="Times New Roman" w:cs="Times New Roman"/>
                                <w:noProof/>
                                <w:sz w:val="24"/>
                                <w:szCs w:val="24"/>
                              </w:rPr>
                            </w:pPr>
                            <w:r>
                              <w:rPr>
                                <w:rFonts w:ascii="Times New Roman" w:hAnsi="Times New Roman" w:cs="Times New Roman"/>
                                <w:noProof/>
                                <w:sz w:val="24"/>
                                <w:szCs w:val="24"/>
                                <w:lang w:eastAsia="en-IN"/>
                              </w:rPr>
                              <w:drawing>
                                <wp:inline distT="0" distB="0" distL="0" distR="0" wp14:anchorId="21487514" wp14:editId="73C0450C">
                                  <wp:extent cx="809436"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10636" t="12421" r="1390" b="21534"/>
                                          <a:stretch/>
                                        </pic:blipFill>
                                        <pic:spPr bwMode="auto">
                                          <a:xfrm>
                                            <a:off x="0" y="0"/>
                                            <a:ext cx="838004" cy="394447"/>
                                          </a:xfrm>
                                          <a:prstGeom prst="rect">
                                            <a:avLst/>
                                          </a:prstGeom>
                                          <a:ln>
                                            <a:noFill/>
                                          </a:ln>
                                          <a:extLst>
                                            <a:ext uri="{53640926-AAD7-44D8-BBD7-CCE9431645EC}">
                                              <a14:shadowObscured xmlns:a14="http://schemas.microsoft.com/office/drawing/2010/main"/>
                                            </a:ext>
                                          </a:extLst>
                                        </pic:spPr>
                                      </pic:pic>
                                    </a:graphicData>
                                  </a:graphic>
                                </wp:inline>
                              </w:drawing>
                            </w:r>
                          </w:p>
                          <w:p w14:paraId="04211063" w14:textId="77777777" w:rsidR="003B3FB7" w:rsidRDefault="003B3FB7" w:rsidP="00B82C8E">
                            <w:pPr>
                              <w:jc w:val="center"/>
                            </w:pPr>
                            <w:r>
                              <w:rPr>
                                <w:rFonts w:ascii="Times New Roman" w:hAnsi="Times New Roman" w:cs="Times New Roman"/>
                                <w:sz w:val="24"/>
                                <w:szCs w:val="24"/>
                              </w:rPr>
                              <w:t>ARHAM ANWAR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3BFFDE" id="_x0000_s1031" type="#_x0000_t202" style="position:absolute;left:0;text-align:left;margin-left:305.15pt;margin-top:21pt;width:142.25pt;height:73.6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">
                <v:textbox>
                  <w:txbxContent>
                    <w:p w14:paraId="2D467C73" w14:textId="420E9792" w:rsidR="003B3FB7" w:rsidRDefault="003B3FB7" w:rsidP="00B82C8E">
                      <w:pPr>
                        <w:jc w:val="center"/>
                        <w:rPr>
                          <w:rFonts w:ascii="Times New Roman" w:hAnsi="Times New Roman" w:cs="Times New Roman"/>
                          <w:noProof/>
                          <w:sz w:val="24"/>
                          <w:szCs w:val="24"/>
                        </w:rPr>
                      </w:pPr>
                      <w:r>
                        <w:rPr>
                          <w:rFonts w:ascii="Times New Roman" w:hAnsi="Times New Roman" w:cs="Times New Roman"/>
                          <w:noProof/>
                          <w:sz w:val="24"/>
                          <w:szCs w:val="24"/>
                          <w:lang w:eastAsia="en-IN"/>
                        </w:rPr>
                        <w:drawing>
                          <wp:inline distT="0" distB="0" distL="0" distR="0" wp14:anchorId="21487514" wp14:editId="73C0450C">
                            <wp:extent cx="809436" cy="381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3">
                                      <a:extLst>
                                        <a:ext uri="{28A0092B-C50C-407E-A947-70E740481C1C}">
                                          <a14:useLocalDpi xmlns:a14="http://schemas.microsoft.com/office/drawing/2010/main" val="0"/>
                                        </a:ext>
                                      </a:extLst>
                                    </a:blip>
                                    <a:srcRect l="10636" t="12421" r="1390" b="21534"/>
                                    <a:stretch/>
                                  </pic:blipFill>
                                  <pic:spPr bwMode="auto">
                                    <a:xfrm>
                                      <a:off x="0" y="0"/>
                                      <a:ext cx="838004" cy="394447"/>
                                    </a:xfrm>
                                    <a:prstGeom prst="rect">
                                      <a:avLst/>
                                    </a:prstGeom>
                                    <a:ln>
                                      <a:noFill/>
                                    </a:ln>
                                    <a:extLst>
                                      <a:ext uri="{53640926-AAD7-44D8-BBD7-CCE9431645EC}">
                                        <a14:shadowObscured xmlns:a14="http://schemas.microsoft.com/office/drawing/2010/main"/>
                                      </a:ext>
                                    </a:extLst>
                                  </pic:spPr>
                                </pic:pic>
                              </a:graphicData>
                            </a:graphic>
                          </wp:inline>
                        </w:drawing>
                      </w:r>
                    </w:p>
                    <w:p w14:paraId="04211063" w14:textId="77777777" w:rsidR="003B3FB7" w:rsidRDefault="003B3FB7" w:rsidP="00B82C8E">
                      <w:pPr>
                        <w:jc w:val="center"/>
                      </w:pPr>
                      <w:r>
                        <w:rPr>
                          <w:rFonts w:ascii="Times New Roman" w:hAnsi="Times New Roman" w:cs="Times New Roman"/>
                          <w:sz w:val="24"/>
                          <w:szCs w:val="24"/>
                        </w:rPr>
                        <w:t>ARHAM ANWAR</w:t>
                      </w:r>
                    </w:p>
                  </w:txbxContent>
                </v:textbox>
                <w10:wrap type="square"/>
              </v:shape>
            </w:pict>
          </mc:Fallback>
        </mc:AlternateContent>
      </w:r>
      <w:r w:rsidR="00BF01CD" w:rsidRPr="000C1A67">
        <w:rPr>
          <w:rFonts w:ascii="Times New Roman" w:hAnsi="Times New Roman" w:cs="Times New Roman"/>
          <w:sz w:val="24"/>
          <w:szCs w:val="24"/>
        </w:rPr>
        <w:t xml:space="preserve">                                                                                                 </w:t>
      </w:r>
    </w:p>
    <w:p w14:paraId="3DA775D7" w14:textId="6ED88ECF" w:rsidR="00BF01CD" w:rsidRPr="000C1A67" w:rsidRDefault="00BF01CD" w:rsidP="00BF01CD">
      <w:pPr>
        <w:spacing w:after="0" w:line="240" w:lineRule="auto"/>
        <w:jc w:val="center"/>
        <w:rPr>
          <w:rFonts w:ascii="Times New Roman" w:hAnsi="Times New Roman" w:cs="Times New Roman"/>
          <w:sz w:val="24"/>
          <w:szCs w:val="24"/>
        </w:rPr>
      </w:pPr>
      <w:r w:rsidRPr="000C1A67">
        <w:rPr>
          <w:rFonts w:ascii="Times New Roman" w:hAnsi="Times New Roman" w:cs="Times New Roman"/>
          <w:sz w:val="24"/>
          <w:szCs w:val="24"/>
        </w:rPr>
        <w:t xml:space="preserve">  </w:t>
      </w:r>
    </w:p>
    <w:p w14:paraId="5C6096B1" w14:textId="68B6D139" w:rsidR="00BF01CD" w:rsidRPr="000C1A67" w:rsidRDefault="00BF01CD" w:rsidP="00BF01CD">
      <w:pPr>
        <w:spacing w:line="240" w:lineRule="auto"/>
        <w:jc w:val="center"/>
        <w:rPr>
          <w:rFonts w:ascii="Times New Roman" w:hAnsi="Times New Roman" w:cs="Times New Roman"/>
          <w:b/>
          <w:sz w:val="24"/>
          <w:szCs w:val="24"/>
        </w:rPr>
      </w:pPr>
    </w:p>
    <w:p w14:paraId="0081D920" w14:textId="77777777" w:rsidR="00BF01CD" w:rsidRPr="000C1A67" w:rsidRDefault="00BF01CD" w:rsidP="00BF01CD">
      <w:pPr>
        <w:rPr>
          <w:rFonts w:ascii="Times New Roman" w:hAnsi="Times New Roman" w:cs="Times New Roman"/>
          <w:b/>
          <w:sz w:val="24"/>
          <w:szCs w:val="24"/>
        </w:rPr>
      </w:pPr>
    </w:p>
    <w:p w14:paraId="1073456B" w14:textId="6C597AF5" w:rsidR="00BF01CD" w:rsidRPr="000C1A67" w:rsidRDefault="00BF01CD" w:rsidP="00BF01CD">
      <w:pPr>
        <w:rPr>
          <w:rFonts w:ascii="Times New Roman" w:hAnsi="Times New Roman" w:cs="Times New Roman"/>
          <w:b/>
          <w:sz w:val="24"/>
          <w:szCs w:val="24"/>
        </w:rPr>
      </w:pPr>
    </w:p>
    <w:p w14:paraId="11A4CA91" w14:textId="2C54217E" w:rsidR="005A3BD3" w:rsidRDefault="005A3BD3">
      <w:pPr>
        <w:rPr>
          <w:rFonts w:ascii="Times New Roman" w:hAnsi="Times New Roman" w:cs="Times New Roman"/>
          <w:b/>
          <w:sz w:val="24"/>
          <w:szCs w:val="24"/>
        </w:rPr>
      </w:pPr>
      <w:r>
        <w:rPr>
          <w:rFonts w:ascii="Times New Roman" w:hAnsi="Times New Roman" w:cs="Times New Roman"/>
          <w:b/>
          <w:sz w:val="24"/>
          <w:szCs w:val="24"/>
        </w:rPr>
        <w:br w:type="page"/>
      </w:r>
    </w:p>
    <w:p w14:paraId="38F5C038" w14:textId="45776D31" w:rsidR="00BF01CD" w:rsidRPr="000C1A67" w:rsidRDefault="00BF01CD" w:rsidP="00BF01CD">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lastRenderedPageBreak/>
        <w:t>LIST OF TABLES</w:t>
      </w:r>
    </w:p>
    <w:p w14:paraId="46DC0484" w14:textId="77777777" w:rsidR="00BF01CD" w:rsidRPr="000C1A67" w:rsidRDefault="00BF01CD" w:rsidP="00BF01CD">
      <w:pPr>
        <w:spacing w:line="360" w:lineRule="auto"/>
        <w:rPr>
          <w:rFonts w:ascii="Times New Roman" w:hAnsi="Times New Roman" w:cs="Times New Roman"/>
          <w:sz w:val="24"/>
          <w:szCs w:val="24"/>
        </w:rPr>
      </w:pPr>
      <w:r w:rsidRPr="000C1A67">
        <w:rPr>
          <w:rFonts w:ascii="Times New Roman" w:hAnsi="Times New Roman" w:cs="Times New Roman"/>
          <w:sz w:val="24"/>
          <w:szCs w:val="24"/>
        </w:rPr>
        <w:t>Table 3.1 Variables in Supply Chain Model</w:t>
      </w:r>
    </w:p>
    <w:p w14:paraId="68FEEA71" w14:textId="77777777" w:rsidR="00797B07" w:rsidRDefault="00797B07" w:rsidP="00797B07">
      <w:pPr>
        <w:spacing w:line="360" w:lineRule="auto"/>
        <w:rPr>
          <w:rFonts w:ascii="Times New Roman" w:hAnsi="Times New Roman" w:cs="Times New Roman"/>
          <w:sz w:val="24"/>
          <w:szCs w:val="24"/>
        </w:rPr>
      </w:pPr>
      <w:r>
        <w:rPr>
          <w:rFonts w:ascii="Times New Roman" w:hAnsi="Times New Roman" w:cs="Times New Roman"/>
          <w:sz w:val="24"/>
          <w:szCs w:val="24"/>
        </w:rPr>
        <w:t>Table 4.1</w:t>
      </w:r>
      <w:r w:rsidRPr="000C1A67">
        <w:rPr>
          <w:rFonts w:ascii="Times New Roman" w:hAnsi="Times New Roman" w:cs="Times New Roman"/>
          <w:i/>
          <w:sz w:val="24"/>
          <w:szCs w:val="24"/>
        </w:rPr>
        <w:t xml:space="preserve"> </w:t>
      </w:r>
      <w:r w:rsidRPr="00310776">
        <w:rPr>
          <w:rFonts w:ascii="Times New Roman" w:hAnsi="Times New Roman" w:cs="Times New Roman"/>
          <w:iCs/>
          <w:sz w:val="24"/>
          <w:szCs w:val="24"/>
        </w:rPr>
        <w:t>Basic statistical details like percentile, mean, standard deviation etc. of the dataset</w:t>
      </w:r>
    </w:p>
    <w:p w14:paraId="1674D409" w14:textId="77777777" w:rsidR="00797B07" w:rsidRDefault="00797B07" w:rsidP="00797B07">
      <w:pPr>
        <w:spacing w:line="360" w:lineRule="auto"/>
        <w:rPr>
          <w:rFonts w:ascii="Times New Roman" w:hAnsi="Times New Roman" w:cs="Times New Roman"/>
          <w:sz w:val="24"/>
          <w:szCs w:val="24"/>
        </w:rPr>
      </w:pPr>
      <w:r>
        <w:rPr>
          <w:rFonts w:ascii="Times New Roman" w:hAnsi="Times New Roman" w:cs="Times New Roman"/>
          <w:sz w:val="24"/>
          <w:szCs w:val="24"/>
        </w:rPr>
        <w:t xml:space="preserve">Table 4.2 </w:t>
      </w:r>
      <w:r w:rsidRPr="00310776">
        <w:rPr>
          <w:rFonts w:ascii="Times New Roman" w:hAnsi="Times New Roman" w:cs="Times New Roman"/>
          <w:iCs/>
          <w:sz w:val="24"/>
          <w:szCs w:val="24"/>
        </w:rPr>
        <w:t>First few rows of the dataset</w:t>
      </w:r>
    </w:p>
    <w:p w14:paraId="51313D06" w14:textId="4A7651DB" w:rsidR="00797B07" w:rsidRPr="000C1A67" w:rsidRDefault="00797B07" w:rsidP="00BF01CD">
      <w:pPr>
        <w:spacing w:line="360" w:lineRule="auto"/>
        <w:rPr>
          <w:rFonts w:ascii="Times New Roman" w:hAnsi="Times New Roman" w:cs="Times New Roman"/>
          <w:sz w:val="24"/>
          <w:szCs w:val="24"/>
        </w:rPr>
      </w:pPr>
      <w:r>
        <w:rPr>
          <w:rFonts w:ascii="Times New Roman" w:hAnsi="Times New Roman" w:cs="Times New Roman"/>
          <w:sz w:val="24"/>
          <w:szCs w:val="24"/>
        </w:rPr>
        <w:t>Table 4.3 Dataset after processing and scaling the data points</w:t>
      </w:r>
    </w:p>
    <w:p w14:paraId="21567974" w14:textId="77777777" w:rsidR="00797B07" w:rsidRPr="00797B07" w:rsidRDefault="00797B07" w:rsidP="00797B07">
      <w:pPr>
        <w:spacing w:line="360" w:lineRule="auto"/>
        <w:rPr>
          <w:rFonts w:ascii="Times New Roman" w:hAnsi="Times New Roman" w:cs="Times New Roman"/>
          <w:iCs/>
          <w:sz w:val="24"/>
          <w:szCs w:val="24"/>
        </w:rPr>
      </w:pPr>
      <w:r w:rsidRPr="00797B07">
        <w:rPr>
          <w:rFonts w:ascii="Times New Roman" w:hAnsi="Times New Roman" w:cs="Times New Roman"/>
          <w:bCs/>
          <w:iCs/>
          <w:sz w:val="24"/>
          <w:szCs w:val="24"/>
        </w:rPr>
        <w:t>Table 5.1: Accuracies for applied machine learning algorithms</w:t>
      </w:r>
    </w:p>
    <w:p w14:paraId="6B582EB5" w14:textId="77777777" w:rsidR="00BF01CD" w:rsidRPr="000C1A67" w:rsidRDefault="00BF01CD" w:rsidP="00BF01CD">
      <w:pPr>
        <w:spacing w:line="360" w:lineRule="auto"/>
        <w:rPr>
          <w:rFonts w:ascii="Times New Roman" w:hAnsi="Times New Roman" w:cs="Times New Roman"/>
          <w:sz w:val="24"/>
          <w:szCs w:val="24"/>
        </w:rPr>
      </w:pPr>
    </w:p>
    <w:p w14:paraId="3104B61D" w14:textId="77777777" w:rsidR="00BF01CD" w:rsidRPr="000C1A67" w:rsidRDefault="00BF01CD" w:rsidP="00BF01CD">
      <w:pPr>
        <w:spacing w:line="360" w:lineRule="auto"/>
        <w:rPr>
          <w:rFonts w:ascii="Times New Roman" w:hAnsi="Times New Roman" w:cs="Times New Roman"/>
          <w:sz w:val="24"/>
          <w:szCs w:val="24"/>
        </w:rPr>
      </w:pPr>
    </w:p>
    <w:p w14:paraId="1CCB40CB" w14:textId="77777777" w:rsidR="00BF01CD" w:rsidRPr="000C1A67" w:rsidRDefault="00BF01CD" w:rsidP="00BF01CD">
      <w:pPr>
        <w:spacing w:line="360" w:lineRule="auto"/>
        <w:rPr>
          <w:rFonts w:ascii="Times New Roman" w:hAnsi="Times New Roman" w:cs="Times New Roman"/>
          <w:sz w:val="24"/>
          <w:szCs w:val="24"/>
        </w:rPr>
      </w:pPr>
    </w:p>
    <w:p w14:paraId="3C815F72" w14:textId="77777777" w:rsidR="00BF01CD" w:rsidRPr="000C1A67" w:rsidRDefault="00BF01CD" w:rsidP="00BF01CD">
      <w:pPr>
        <w:spacing w:line="360" w:lineRule="auto"/>
        <w:rPr>
          <w:rFonts w:ascii="Times New Roman" w:hAnsi="Times New Roman" w:cs="Times New Roman"/>
          <w:sz w:val="24"/>
          <w:szCs w:val="24"/>
        </w:rPr>
      </w:pPr>
    </w:p>
    <w:p w14:paraId="4A377EFE" w14:textId="77777777" w:rsidR="00BF01CD" w:rsidRPr="000C1A67" w:rsidRDefault="00BF01CD" w:rsidP="00BF01CD">
      <w:pPr>
        <w:spacing w:line="360" w:lineRule="auto"/>
        <w:rPr>
          <w:rFonts w:ascii="Times New Roman" w:hAnsi="Times New Roman" w:cs="Times New Roman"/>
          <w:sz w:val="24"/>
          <w:szCs w:val="24"/>
        </w:rPr>
      </w:pPr>
    </w:p>
    <w:p w14:paraId="4E0FA34D" w14:textId="77777777" w:rsidR="00BF01CD" w:rsidRPr="000C1A67" w:rsidRDefault="00BF01CD" w:rsidP="00BF01CD">
      <w:pPr>
        <w:spacing w:line="360" w:lineRule="auto"/>
        <w:rPr>
          <w:rFonts w:ascii="Times New Roman" w:hAnsi="Times New Roman" w:cs="Times New Roman"/>
          <w:sz w:val="24"/>
          <w:szCs w:val="24"/>
        </w:rPr>
      </w:pPr>
    </w:p>
    <w:p w14:paraId="48F89052" w14:textId="77777777" w:rsidR="00BF01CD" w:rsidRPr="000C1A67" w:rsidRDefault="00BF01CD" w:rsidP="00BF01CD">
      <w:pPr>
        <w:spacing w:line="360" w:lineRule="auto"/>
        <w:rPr>
          <w:rFonts w:ascii="Times New Roman" w:hAnsi="Times New Roman" w:cs="Times New Roman"/>
          <w:sz w:val="24"/>
          <w:szCs w:val="24"/>
        </w:rPr>
      </w:pPr>
    </w:p>
    <w:p w14:paraId="4FE851C0" w14:textId="77777777" w:rsidR="005A3BD3" w:rsidRDefault="005A3BD3">
      <w:pPr>
        <w:rPr>
          <w:rFonts w:ascii="Times New Roman" w:hAnsi="Times New Roman" w:cs="Times New Roman"/>
          <w:b/>
          <w:sz w:val="24"/>
          <w:szCs w:val="24"/>
        </w:rPr>
      </w:pPr>
      <w:r>
        <w:rPr>
          <w:rFonts w:ascii="Times New Roman" w:hAnsi="Times New Roman" w:cs="Times New Roman"/>
          <w:b/>
          <w:sz w:val="24"/>
          <w:szCs w:val="24"/>
        </w:rPr>
        <w:br w:type="page"/>
      </w:r>
    </w:p>
    <w:p w14:paraId="15F9CC6F" w14:textId="79FBE760" w:rsidR="00C3130A" w:rsidRPr="005D7D14" w:rsidRDefault="00C3130A" w:rsidP="00C3130A">
      <w:pPr>
        <w:spacing w:line="360" w:lineRule="auto"/>
        <w:rPr>
          <w:rFonts w:ascii="Times New Roman" w:hAnsi="Times New Roman" w:cs="Times New Roman"/>
          <w:b/>
          <w:sz w:val="24"/>
          <w:szCs w:val="24"/>
        </w:rPr>
      </w:pPr>
      <w:r w:rsidRPr="005D7D14">
        <w:rPr>
          <w:rFonts w:ascii="Times New Roman" w:hAnsi="Times New Roman" w:cs="Times New Roman"/>
          <w:b/>
          <w:sz w:val="24"/>
          <w:szCs w:val="24"/>
        </w:rPr>
        <w:lastRenderedPageBreak/>
        <w:t xml:space="preserve">LIST OF </w:t>
      </w:r>
      <w:r>
        <w:rPr>
          <w:rFonts w:ascii="Times New Roman" w:hAnsi="Times New Roman" w:cs="Times New Roman"/>
          <w:b/>
          <w:sz w:val="24"/>
          <w:szCs w:val="24"/>
        </w:rPr>
        <w:t>FIGURE</w:t>
      </w:r>
      <w:r w:rsidRPr="005D7D14">
        <w:rPr>
          <w:rFonts w:ascii="Times New Roman" w:hAnsi="Times New Roman" w:cs="Times New Roman"/>
          <w:b/>
          <w:sz w:val="24"/>
          <w:szCs w:val="24"/>
        </w:rPr>
        <w:t>S</w:t>
      </w:r>
    </w:p>
    <w:p w14:paraId="28861DBC" w14:textId="77777777" w:rsidR="003B3FB7" w:rsidRDefault="00C3130A" w:rsidP="003B3FB7">
      <w:pPr>
        <w:spacing w:after="0" w:line="360" w:lineRule="auto"/>
        <w:rPr>
          <w:rFonts w:ascii="Times New Roman" w:hAnsi="Times New Roman" w:cs="Times New Roman"/>
          <w:iCs/>
          <w:spacing w:val="5"/>
          <w:sz w:val="24"/>
          <w:szCs w:val="24"/>
          <w:shd w:val="clear" w:color="auto" w:fill="FFFFFF"/>
        </w:rPr>
      </w:pPr>
      <w:r w:rsidRPr="001D7DD6">
        <w:rPr>
          <w:rFonts w:ascii="Times New Roman" w:hAnsi="Times New Roman" w:cs="Times New Roman"/>
          <w:iCs/>
          <w:spacing w:val="5"/>
          <w:sz w:val="24"/>
          <w:szCs w:val="24"/>
          <w:shd w:val="clear" w:color="auto" w:fill="FFFFFF"/>
        </w:rPr>
        <w:t>Figure 1.1: The bullwhip effect in a supply chain: Sterman (1989)</w:t>
      </w:r>
    </w:p>
    <w:p w14:paraId="3852066C" w14:textId="77777777" w:rsidR="003B3FB7" w:rsidRDefault="00C3130A" w:rsidP="003B3FB7">
      <w:pPr>
        <w:spacing w:after="0" w:line="360" w:lineRule="auto"/>
        <w:rPr>
          <w:rFonts w:ascii="Times New Roman" w:hAnsi="Times New Roman" w:cs="Times New Roman"/>
          <w:iCs/>
          <w:sz w:val="24"/>
        </w:rPr>
      </w:pPr>
      <w:r w:rsidRPr="001D7DD6">
        <w:rPr>
          <w:rFonts w:ascii="Times New Roman" w:hAnsi="Times New Roman" w:cs="Times New Roman"/>
          <w:iCs/>
          <w:sz w:val="24"/>
          <w:szCs w:val="24"/>
        </w:rPr>
        <w:t xml:space="preserve">Figure 3.1 </w:t>
      </w:r>
      <w:r w:rsidRPr="001D7DD6">
        <w:rPr>
          <w:rFonts w:ascii="Times New Roman" w:hAnsi="Times New Roman" w:cs="Times New Roman"/>
          <w:iCs/>
          <w:sz w:val="24"/>
        </w:rPr>
        <w:t xml:space="preserve">Basic 4 stage supply chain model </w:t>
      </w:r>
    </w:p>
    <w:p w14:paraId="010C5143" w14:textId="3DCD3786" w:rsidR="003B3FB7" w:rsidRPr="003B3FB7" w:rsidRDefault="00C3130A" w:rsidP="003B3FB7">
      <w:pPr>
        <w:spacing w:after="0" w:line="360" w:lineRule="auto"/>
        <w:rPr>
          <w:rFonts w:ascii="Times New Roman" w:hAnsi="Times New Roman" w:cs="Times New Roman"/>
          <w:iCs/>
          <w:spacing w:val="5"/>
          <w:sz w:val="24"/>
          <w:szCs w:val="24"/>
          <w:shd w:val="clear" w:color="auto" w:fill="FFFFFF"/>
        </w:rPr>
      </w:pPr>
      <w:r w:rsidRPr="001D7DD6">
        <w:rPr>
          <w:rFonts w:ascii="Times New Roman" w:hAnsi="Times New Roman" w:cs="Times New Roman"/>
          <w:iCs/>
          <w:sz w:val="24"/>
          <w:szCs w:val="24"/>
        </w:rPr>
        <w:t>Figure 3.1 Service level in normal distribution</w:t>
      </w:r>
    </w:p>
    <w:p w14:paraId="69714D22" w14:textId="77777777" w:rsidR="003B3FB7" w:rsidRDefault="00C3130A" w:rsidP="003B3FB7">
      <w:pPr>
        <w:pStyle w:val="ListParagraph"/>
        <w:spacing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 xml:space="preserve">Figure 3.2 Dataset after processing and scaling the data point </w:t>
      </w:r>
    </w:p>
    <w:p w14:paraId="3D197709" w14:textId="77777777" w:rsidR="003B3FB7" w:rsidRDefault="00C3130A" w:rsidP="003B3FB7">
      <w:pPr>
        <w:pStyle w:val="ListParagraph"/>
        <w:spacing w:before="240"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Figure 3.3 Demand Signal at various levels of supply chain</w:t>
      </w:r>
    </w:p>
    <w:p w14:paraId="16DDF0EE" w14:textId="14F85A08" w:rsidR="003B3FB7" w:rsidRDefault="00C3130A" w:rsidP="003B3FB7">
      <w:pPr>
        <w:pStyle w:val="ListParagraph"/>
        <w:spacing w:before="240"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Figure 3.4 Basic statistical details of the dataset</w:t>
      </w:r>
    </w:p>
    <w:p w14:paraId="4592D123" w14:textId="77777777" w:rsidR="003B3FB7" w:rsidRDefault="00C3130A" w:rsidP="003B3FB7">
      <w:pPr>
        <w:pStyle w:val="ListParagraph"/>
        <w:spacing w:before="240"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Figure 3.5 First few rows of the dataset</w:t>
      </w:r>
    </w:p>
    <w:p w14:paraId="3DBC7862" w14:textId="77777777" w:rsidR="003B3FB7" w:rsidRDefault="00C3130A" w:rsidP="003B3FB7">
      <w:pPr>
        <w:pStyle w:val="ListParagraph"/>
        <w:spacing w:before="240"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Figure 3.6 Data processing</w:t>
      </w:r>
    </w:p>
    <w:p w14:paraId="2B67BBA1" w14:textId="77777777" w:rsidR="003B3FB7" w:rsidRDefault="00C3130A" w:rsidP="003B3FB7">
      <w:pPr>
        <w:pStyle w:val="ListParagraph"/>
        <w:spacing w:before="240" w:line="360" w:lineRule="auto"/>
        <w:ind w:left="0"/>
        <w:rPr>
          <w:rFonts w:ascii="Times New Roman" w:hAnsi="Times New Roman" w:cs="Times New Roman"/>
          <w:iCs/>
          <w:sz w:val="24"/>
          <w:szCs w:val="24"/>
        </w:rPr>
      </w:pPr>
      <w:r w:rsidRPr="001D7DD6">
        <w:rPr>
          <w:rFonts w:ascii="Times New Roman" w:hAnsi="Times New Roman" w:cs="Times New Roman"/>
          <w:iCs/>
          <w:sz w:val="24"/>
          <w:szCs w:val="24"/>
        </w:rPr>
        <w:t>Figure 3.7 Dataset after processing and scaling the data point</w:t>
      </w:r>
    </w:p>
    <w:p w14:paraId="6DFF2357" w14:textId="77777777" w:rsidR="003B3FB7" w:rsidRDefault="00797B07" w:rsidP="003B3FB7">
      <w:pPr>
        <w:pStyle w:val="ListParagraph"/>
        <w:spacing w:before="240" w:line="360" w:lineRule="auto"/>
        <w:ind w:left="0"/>
        <w:rPr>
          <w:rFonts w:ascii="Times New Roman" w:hAnsi="Times New Roman" w:cs="Times New Roman"/>
          <w:iCs/>
          <w:sz w:val="24"/>
          <w:szCs w:val="24"/>
        </w:rPr>
      </w:pPr>
      <w:r>
        <w:rPr>
          <w:rFonts w:ascii="Times New Roman" w:hAnsi="Times New Roman" w:cs="Times New Roman"/>
          <w:iCs/>
          <w:sz w:val="24"/>
          <w:szCs w:val="24"/>
        </w:rPr>
        <w:t xml:space="preserve">Figure 4.1 </w:t>
      </w:r>
      <w:r w:rsidRPr="001D7DD6">
        <w:rPr>
          <w:rFonts w:ascii="Times New Roman" w:hAnsi="Times New Roman" w:cs="Times New Roman"/>
          <w:iCs/>
          <w:sz w:val="24"/>
          <w:szCs w:val="24"/>
        </w:rPr>
        <w:t>Demand Signal at various levels of supply chain</w:t>
      </w:r>
    </w:p>
    <w:p w14:paraId="3CA062D3" w14:textId="77777777" w:rsidR="003B3FB7" w:rsidRDefault="00797B07" w:rsidP="003B3FB7">
      <w:pPr>
        <w:pStyle w:val="ListParagraph"/>
        <w:spacing w:before="240" w:line="360" w:lineRule="auto"/>
        <w:ind w:left="0"/>
        <w:rPr>
          <w:rFonts w:ascii="Times New Roman" w:hAnsi="Times New Roman" w:cs="Times New Roman"/>
          <w:iCs/>
          <w:sz w:val="24"/>
          <w:szCs w:val="24"/>
        </w:rPr>
      </w:pPr>
      <w:r>
        <w:rPr>
          <w:rFonts w:ascii="Times New Roman" w:hAnsi="Times New Roman" w:cs="Times New Roman"/>
          <w:iCs/>
          <w:sz w:val="24"/>
          <w:szCs w:val="24"/>
        </w:rPr>
        <w:t>Figure 4.2 Exploring the data for missing points</w:t>
      </w:r>
    </w:p>
    <w:p w14:paraId="7382FA8C" w14:textId="6FFC07A0" w:rsidR="00C3130A" w:rsidRPr="003B3FB7" w:rsidRDefault="00C3130A" w:rsidP="003B3FB7">
      <w:pPr>
        <w:pStyle w:val="ListParagraph"/>
        <w:spacing w:before="240" w:line="360" w:lineRule="auto"/>
        <w:ind w:left="0"/>
        <w:rPr>
          <w:rFonts w:ascii="Times New Roman" w:hAnsi="Times New Roman" w:cs="Times New Roman"/>
          <w:iCs/>
          <w:sz w:val="24"/>
        </w:rPr>
      </w:pPr>
      <w:r w:rsidRPr="001D7DD6">
        <w:rPr>
          <w:rFonts w:ascii="Times New Roman" w:hAnsi="Times New Roman" w:cs="Times New Roman"/>
          <w:iCs/>
          <w:sz w:val="24"/>
          <w:szCs w:val="24"/>
        </w:rPr>
        <w:t xml:space="preserve">Figure </w:t>
      </w:r>
      <w:r w:rsidR="00797B07">
        <w:rPr>
          <w:rFonts w:ascii="Times New Roman" w:hAnsi="Times New Roman" w:cs="Times New Roman"/>
          <w:iCs/>
          <w:sz w:val="24"/>
          <w:szCs w:val="24"/>
        </w:rPr>
        <w:t>5</w:t>
      </w:r>
      <w:r w:rsidRPr="001D7DD6">
        <w:rPr>
          <w:rFonts w:ascii="Times New Roman" w:hAnsi="Times New Roman" w:cs="Times New Roman"/>
          <w:iCs/>
          <w:sz w:val="24"/>
          <w:szCs w:val="24"/>
        </w:rPr>
        <w:t>.1: Correlation Matrix between the 9 Input variables and the output Bullwhip</w:t>
      </w:r>
    </w:p>
    <w:p w14:paraId="17896B3B" w14:textId="77777777" w:rsidR="00C3130A" w:rsidRDefault="00C3130A">
      <w:pPr>
        <w:rPr>
          <w:rFonts w:ascii="Times New Roman" w:hAnsi="Times New Roman" w:cs="Times New Roman"/>
          <w:b/>
          <w:sz w:val="24"/>
          <w:szCs w:val="24"/>
        </w:rPr>
      </w:pPr>
      <w:r>
        <w:rPr>
          <w:rFonts w:ascii="Times New Roman" w:hAnsi="Times New Roman" w:cs="Times New Roman"/>
          <w:b/>
          <w:sz w:val="24"/>
          <w:szCs w:val="24"/>
        </w:rPr>
        <w:br w:type="page"/>
      </w:r>
    </w:p>
    <w:p w14:paraId="55517742" w14:textId="5C61305E" w:rsidR="00BF01CD" w:rsidRPr="000C1A67" w:rsidRDefault="00BF01CD" w:rsidP="00BF01CD">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lastRenderedPageBreak/>
        <w:t>LIST OF SYMBOLS, ABBREVIATIONS AND NOMENCLATURE</w:t>
      </w:r>
    </w:p>
    <w:p w14:paraId="3158FDC3" w14:textId="7777777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AI – Artificial Intelligence</w:t>
      </w:r>
    </w:p>
    <w:p w14:paraId="3E0BF310" w14:textId="0626EF56"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KNN – K</w:t>
      </w:r>
      <w:r w:rsidR="00EC1BD2">
        <w:rPr>
          <w:rFonts w:ascii="Times New Roman" w:hAnsi="Times New Roman" w:cs="Times New Roman"/>
          <w:sz w:val="24"/>
          <w:szCs w:val="24"/>
        </w:rPr>
        <w:t>-</w:t>
      </w:r>
      <w:r w:rsidRPr="00EC1BD2">
        <w:rPr>
          <w:rFonts w:ascii="Times New Roman" w:hAnsi="Times New Roman" w:cs="Times New Roman"/>
          <w:sz w:val="24"/>
          <w:szCs w:val="24"/>
        </w:rPr>
        <w:t>Nearest Neighbours</w:t>
      </w:r>
    </w:p>
    <w:p w14:paraId="6B7882C1" w14:textId="77777777" w:rsidR="00BF01CD" w:rsidRPr="00EC1BD2" w:rsidRDefault="00BF01CD" w:rsidP="00EC1BD2">
      <w:pPr>
        <w:spacing w:before="240"/>
        <w:rPr>
          <w:rFonts w:ascii="Times New Roman" w:hAnsi="Times New Roman" w:cs="Times New Roman"/>
          <w:bCs/>
          <w:sz w:val="24"/>
          <w:szCs w:val="24"/>
        </w:rPr>
      </w:pPr>
      <w:r w:rsidRPr="00EC1BD2">
        <w:rPr>
          <w:rFonts w:ascii="Times New Roman" w:hAnsi="Times New Roman" w:cs="Times New Roman"/>
          <w:bCs/>
          <w:sz w:val="24"/>
          <w:szCs w:val="24"/>
        </w:rPr>
        <w:t>L – Lead Time</w:t>
      </w:r>
    </w:p>
    <w:p w14:paraId="093D0D12" w14:textId="77777777" w:rsidR="00BF01CD" w:rsidRPr="00EC1BD2" w:rsidRDefault="00BF01CD" w:rsidP="00EC1BD2">
      <w:pPr>
        <w:spacing w:before="240"/>
        <w:rPr>
          <w:rFonts w:ascii="Times New Roman" w:hAnsi="Times New Roman" w:cs="Times New Roman"/>
          <w:bCs/>
          <w:sz w:val="24"/>
          <w:szCs w:val="24"/>
        </w:rPr>
      </w:pPr>
      <w:r w:rsidRPr="00EC1BD2">
        <w:rPr>
          <w:rFonts w:ascii="Times New Roman" w:hAnsi="Times New Roman" w:cs="Times New Roman"/>
          <w:bCs/>
          <w:sz w:val="24"/>
          <w:szCs w:val="24"/>
        </w:rPr>
        <w:t>LTD – Lead Time Demand</w:t>
      </w:r>
    </w:p>
    <w:p w14:paraId="062B0ED6" w14:textId="7777777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MLP – Multi Layer Perceptron</w:t>
      </w:r>
    </w:p>
    <w:p w14:paraId="3CE4CA0F" w14:textId="5B752BC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 xml:space="preserve">NLP – </w:t>
      </w:r>
      <w:r w:rsidR="00EC1BD2" w:rsidRPr="00EC1BD2">
        <w:rPr>
          <w:rFonts w:ascii="Times New Roman" w:hAnsi="Times New Roman" w:cs="Times New Roman"/>
          <w:sz w:val="24"/>
          <w:szCs w:val="24"/>
        </w:rPr>
        <w:t xml:space="preserve"> Non</w:t>
      </w:r>
      <w:r w:rsidR="00EC1BD2">
        <w:rPr>
          <w:rFonts w:ascii="Times New Roman" w:hAnsi="Times New Roman" w:cs="Times New Roman"/>
          <w:sz w:val="24"/>
          <w:szCs w:val="24"/>
        </w:rPr>
        <w:t>-</w:t>
      </w:r>
      <w:r w:rsidR="00EC1BD2" w:rsidRPr="00EC1BD2">
        <w:rPr>
          <w:rFonts w:ascii="Times New Roman" w:hAnsi="Times New Roman" w:cs="Times New Roman"/>
          <w:sz w:val="24"/>
          <w:szCs w:val="24"/>
        </w:rPr>
        <w:t>linear programming</w:t>
      </w:r>
    </w:p>
    <w:p w14:paraId="302882A2" w14:textId="7777777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NS – Net Stock</w:t>
      </w:r>
    </w:p>
    <w:p w14:paraId="1D284AE2" w14:textId="77777777" w:rsidR="00BF01CD" w:rsidRPr="00EC1BD2" w:rsidRDefault="00BF01CD" w:rsidP="00EC1BD2">
      <w:pPr>
        <w:spacing w:before="240"/>
        <w:rPr>
          <w:rFonts w:ascii="Times New Roman" w:hAnsi="Times New Roman" w:cs="Times New Roman"/>
          <w:bCs/>
          <w:sz w:val="24"/>
          <w:szCs w:val="24"/>
        </w:rPr>
      </w:pPr>
      <w:r w:rsidRPr="00EC1BD2">
        <w:rPr>
          <w:rFonts w:ascii="Times New Roman" w:hAnsi="Times New Roman" w:cs="Times New Roman"/>
          <w:bCs/>
          <w:sz w:val="24"/>
          <w:szCs w:val="24"/>
        </w:rPr>
        <w:t xml:space="preserve">O – Order </w:t>
      </w:r>
    </w:p>
    <w:p w14:paraId="2DCD8543" w14:textId="77777777" w:rsidR="00BF01CD" w:rsidRPr="00EC1BD2" w:rsidRDefault="00BF01CD" w:rsidP="00EC1BD2">
      <w:pPr>
        <w:spacing w:before="240"/>
        <w:rPr>
          <w:rFonts w:ascii="Times New Roman" w:hAnsi="Times New Roman" w:cs="Times New Roman"/>
          <w:bCs/>
          <w:sz w:val="24"/>
          <w:szCs w:val="24"/>
        </w:rPr>
      </w:pPr>
      <w:r w:rsidRPr="00EC1BD2">
        <w:rPr>
          <w:rFonts w:ascii="Times New Roman" w:hAnsi="Times New Roman" w:cs="Times New Roman"/>
          <w:bCs/>
          <w:sz w:val="24"/>
          <w:szCs w:val="24"/>
        </w:rPr>
        <w:t>OUT – Order Upto Level</w:t>
      </w:r>
    </w:p>
    <w:p w14:paraId="407E27EB" w14:textId="7777777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SS - Safety Stock</w:t>
      </w:r>
    </w:p>
    <w:p w14:paraId="42CE2E46" w14:textId="11C7264A" w:rsidR="00BF01CD" w:rsidRPr="00EC1BD2" w:rsidRDefault="003B3FB7" w:rsidP="00EC1BD2">
      <w:pPr>
        <w:spacing w:before="240"/>
        <w:rPr>
          <w:rFonts w:ascii="Times New Roman" w:hAnsi="Times New Roman" w:cs="Times New Roman"/>
          <w:bCs/>
          <w:sz w:val="24"/>
          <w:szCs w:val="24"/>
        </w:rPr>
      </w:pPr>
      <w:r>
        <w:rPr>
          <w:rFonts w:ascii="Times New Roman" w:hAnsi="Times New Roman" w:cs="Times New Roman"/>
          <w:bCs/>
          <w:sz w:val="24"/>
          <w:szCs w:val="24"/>
        </w:rPr>
        <w:t>σ</w:t>
      </w:r>
      <w:r w:rsidR="00BF01CD" w:rsidRPr="00EC1BD2">
        <w:rPr>
          <w:rFonts w:ascii="Times New Roman" w:hAnsi="Times New Roman" w:cs="Times New Roman"/>
          <w:bCs/>
          <w:sz w:val="24"/>
          <w:szCs w:val="24"/>
        </w:rPr>
        <w:t xml:space="preserve"> – Standard Deviation </w:t>
      </w:r>
    </w:p>
    <w:p w14:paraId="7AD20D57" w14:textId="77777777" w:rsidR="00BF01CD" w:rsidRPr="00EC1BD2" w:rsidRDefault="00BF01CD" w:rsidP="00EC1BD2">
      <w:pPr>
        <w:spacing w:before="240" w:line="360" w:lineRule="auto"/>
        <w:rPr>
          <w:rFonts w:ascii="Times New Roman" w:hAnsi="Times New Roman" w:cs="Times New Roman"/>
          <w:sz w:val="24"/>
          <w:szCs w:val="24"/>
        </w:rPr>
      </w:pPr>
      <w:r w:rsidRPr="00EC1BD2">
        <w:rPr>
          <w:rFonts w:ascii="Times New Roman" w:hAnsi="Times New Roman" w:cs="Times New Roman"/>
          <w:sz w:val="24"/>
          <w:szCs w:val="24"/>
        </w:rPr>
        <w:t>Z – Safety Factor</w:t>
      </w:r>
    </w:p>
    <w:p w14:paraId="6756C19B" w14:textId="77777777" w:rsidR="00BF01CD" w:rsidRPr="000C1A67" w:rsidRDefault="00BF01CD" w:rsidP="00BF01CD">
      <w:pPr>
        <w:rPr>
          <w:rFonts w:ascii="Times New Roman" w:hAnsi="Times New Roman" w:cs="Times New Roman"/>
          <w:bCs/>
          <w:sz w:val="24"/>
          <w:szCs w:val="24"/>
        </w:rPr>
      </w:pPr>
    </w:p>
    <w:p w14:paraId="45AF521B" w14:textId="77777777" w:rsidR="005A3BD3" w:rsidRDefault="005A3BD3">
      <w:pPr>
        <w:rPr>
          <w:rFonts w:ascii="Times New Roman" w:hAnsi="Times New Roman" w:cs="Times New Roman"/>
          <w:b/>
          <w:sz w:val="24"/>
          <w:szCs w:val="24"/>
        </w:rPr>
      </w:pPr>
      <w:r>
        <w:rPr>
          <w:rFonts w:ascii="Times New Roman" w:hAnsi="Times New Roman" w:cs="Times New Roman"/>
          <w:b/>
          <w:sz w:val="24"/>
          <w:szCs w:val="24"/>
        </w:rPr>
        <w:br w:type="page"/>
      </w:r>
    </w:p>
    <w:p w14:paraId="05D39606" w14:textId="4ECDBBED" w:rsidR="00BF01CD" w:rsidRPr="000C1A67" w:rsidRDefault="00BF01CD" w:rsidP="00BF01CD">
      <w:pPr>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CONTENTS</w:t>
      </w:r>
    </w:p>
    <w:p w14:paraId="212F284B" w14:textId="77777777" w:rsidR="00BF01CD" w:rsidRPr="000C1A67" w:rsidRDefault="00BF01CD" w:rsidP="00BF01CD">
      <w:pPr>
        <w:jc w:val="center"/>
        <w:rPr>
          <w:rFonts w:ascii="Times New Roman" w:hAnsi="Times New Roman" w:cs="Times New Roman"/>
          <w:b/>
          <w:sz w:val="24"/>
          <w:szCs w:val="24"/>
        </w:rPr>
      </w:pPr>
    </w:p>
    <w:p w14:paraId="29297CFF"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sz w:val="24"/>
          <w:szCs w:val="24"/>
        </w:rPr>
      </w:pPr>
      <w:r w:rsidRPr="000C1A67">
        <w:rPr>
          <w:rFonts w:ascii="Times New Roman" w:hAnsi="Times New Roman" w:cs="Times New Roman"/>
          <w:b/>
          <w:sz w:val="24"/>
          <w:szCs w:val="24"/>
        </w:rPr>
        <w:t xml:space="preserve">Candidate’s Declaration                                                                                            </w:t>
      </w:r>
      <w:r w:rsidRPr="000C1A67">
        <w:rPr>
          <w:rFonts w:ascii="Times New Roman" w:hAnsi="Times New Roman" w:cs="Times New Roman"/>
          <w:sz w:val="24"/>
          <w:szCs w:val="24"/>
        </w:rPr>
        <w:t>i</w:t>
      </w:r>
    </w:p>
    <w:p w14:paraId="37ACFB82"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Certificate                                                                                                        </w:t>
      </w:r>
      <w:r w:rsidRPr="000C1A67">
        <w:rPr>
          <w:rFonts w:ascii="Times New Roman" w:hAnsi="Times New Roman" w:cs="Times New Roman"/>
          <w:sz w:val="24"/>
          <w:szCs w:val="24"/>
        </w:rPr>
        <w:t xml:space="preserve">           ii</w:t>
      </w:r>
    </w:p>
    <w:p w14:paraId="02397EE6"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Abstract                                                                                                                     </w:t>
      </w:r>
      <w:r w:rsidRPr="000C1A67">
        <w:rPr>
          <w:rFonts w:ascii="Times New Roman" w:hAnsi="Times New Roman" w:cs="Times New Roman"/>
          <w:sz w:val="24"/>
          <w:szCs w:val="24"/>
        </w:rPr>
        <w:t>iii</w:t>
      </w:r>
    </w:p>
    <w:p w14:paraId="72C5FAC5"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Acknowledgement                                                                                                   </w:t>
      </w:r>
      <w:r w:rsidRPr="000C1A67">
        <w:rPr>
          <w:rFonts w:ascii="Times New Roman" w:hAnsi="Times New Roman" w:cs="Times New Roman"/>
          <w:sz w:val="24"/>
          <w:szCs w:val="24"/>
        </w:rPr>
        <w:t xml:space="preserve">   v</w:t>
      </w:r>
    </w:p>
    <w:p w14:paraId="303240C5"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sz w:val="24"/>
          <w:szCs w:val="24"/>
        </w:rPr>
      </w:pPr>
      <w:r w:rsidRPr="000C1A67">
        <w:rPr>
          <w:rFonts w:ascii="Times New Roman" w:hAnsi="Times New Roman" w:cs="Times New Roman"/>
          <w:b/>
          <w:sz w:val="24"/>
          <w:szCs w:val="24"/>
        </w:rPr>
        <w:t xml:space="preserve">List of Tables                                                                                                             </w:t>
      </w:r>
      <w:r w:rsidRPr="000C1A67">
        <w:rPr>
          <w:rFonts w:ascii="Times New Roman" w:hAnsi="Times New Roman" w:cs="Times New Roman"/>
          <w:sz w:val="24"/>
          <w:szCs w:val="24"/>
        </w:rPr>
        <w:t>vi</w:t>
      </w:r>
    </w:p>
    <w:p w14:paraId="12EB9106"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List of Figures                                                                                                          </w:t>
      </w:r>
      <w:r w:rsidRPr="000C1A67">
        <w:rPr>
          <w:rFonts w:ascii="Times New Roman" w:hAnsi="Times New Roman" w:cs="Times New Roman"/>
          <w:sz w:val="24"/>
          <w:szCs w:val="24"/>
        </w:rPr>
        <w:t>vii</w:t>
      </w:r>
    </w:p>
    <w:p w14:paraId="72274348"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List of Symbols, Abbreviations and Nomenclature                                                </w:t>
      </w:r>
      <w:r w:rsidRPr="000C1A67">
        <w:rPr>
          <w:rFonts w:ascii="Times New Roman" w:hAnsi="Times New Roman" w:cs="Times New Roman"/>
          <w:sz w:val="24"/>
          <w:szCs w:val="24"/>
        </w:rPr>
        <w:t>x</w:t>
      </w:r>
    </w:p>
    <w:p w14:paraId="674D1285" w14:textId="77777777" w:rsidR="00BF01CD" w:rsidRPr="000C1A67" w:rsidRDefault="00BF01CD" w:rsidP="00BF01CD">
      <w:pPr>
        <w:pStyle w:val="ListParagraph"/>
        <w:numPr>
          <w:ilvl w:val="0"/>
          <w:numId w:val="1"/>
        </w:numPr>
        <w:spacing w:line="360" w:lineRule="auto"/>
        <w:ind w:left="360"/>
        <w:rPr>
          <w:rFonts w:ascii="Times New Roman" w:hAnsi="Times New Roman" w:cs="Times New Roman"/>
          <w:b/>
          <w:sz w:val="24"/>
          <w:szCs w:val="24"/>
        </w:rPr>
      </w:pPr>
      <w:r w:rsidRPr="000C1A67">
        <w:rPr>
          <w:rFonts w:ascii="Times New Roman" w:hAnsi="Times New Roman" w:cs="Times New Roman"/>
          <w:b/>
          <w:sz w:val="24"/>
          <w:szCs w:val="24"/>
        </w:rPr>
        <w:t xml:space="preserve">Contents                                                                                                                     </w:t>
      </w:r>
      <w:r w:rsidRPr="000C1A67">
        <w:rPr>
          <w:rFonts w:ascii="Times New Roman" w:hAnsi="Times New Roman" w:cs="Times New Roman"/>
          <w:bCs/>
          <w:sz w:val="24"/>
          <w:szCs w:val="24"/>
        </w:rPr>
        <w:t>xi</w:t>
      </w:r>
    </w:p>
    <w:p w14:paraId="12CC71C7" w14:textId="206D58DA" w:rsidR="00BF01CD" w:rsidRPr="000C1A67" w:rsidRDefault="00BF01CD" w:rsidP="00BF01CD">
      <w:pPr>
        <w:pStyle w:val="ListParagraph"/>
        <w:numPr>
          <w:ilvl w:val="0"/>
          <w:numId w:val="2"/>
        </w:numPr>
        <w:spacing w:line="360" w:lineRule="auto"/>
        <w:rPr>
          <w:rFonts w:ascii="Times New Roman" w:hAnsi="Times New Roman" w:cs="Times New Roman"/>
          <w:b/>
          <w:sz w:val="24"/>
          <w:szCs w:val="24"/>
        </w:rPr>
      </w:pPr>
      <w:r w:rsidRPr="000C1A67">
        <w:rPr>
          <w:rFonts w:ascii="Times New Roman" w:hAnsi="Times New Roman" w:cs="Times New Roman"/>
          <w:b/>
          <w:sz w:val="24"/>
          <w:szCs w:val="24"/>
        </w:rPr>
        <w:t>CHAPTER 1 INTRODUCTION</w:t>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t xml:space="preserve">        1</w:t>
      </w:r>
    </w:p>
    <w:p w14:paraId="4835A3A1" w14:textId="78925254" w:rsidR="00BF01CD" w:rsidRPr="000C1A67" w:rsidRDefault="00C3130A" w:rsidP="00BF01CD">
      <w:pPr>
        <w:pStyle w:val="ListParagraph"/>
        <w:numPr>
          <w:ilvl w:val="1"/>
          <w:numId w:val="3"/>
        </w:numPr>
        <w:spacing w:line="360" w:lineRule="auto"/>
        <w:rPr>
          <w:rFonts w:ascii="Times New Roman" w:hAnsi="Times New Roman" w:cs="Times New Roman"/>
          <w:sz w:val="24"/>
          <w:szCs w:val="24"/>
        </w:rPr>
      </w:pPr>
      <w:r>
        <w:rPr>
          <w:rFonts w:ascii="Times New Roman" w:hAnsi="Times New Roman" w:cs="Times New Roman"/>
          <w:sz w:val="24"/>
          <w:szCs w:val="24"/>
        </w:rPr>
        <w:t>What is Bullwhip Effect?</w:t>
      </w:r>
      <w:r w:rsidR="00BF01CD"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w:t>
      </w:r>
      <w:r w:rsidR="00BF01CD" w:rsidRPr="000C1A67">
        <w:rPr>
          <w:rFonts w:ascii="Times New Roman" w:hAnsi="Times New Roman" w:cs="Times New Roman"/>
          <w:sz w:val="24"/>
          <w:szCs w:val="24"/>
        </w:rPr>
        <w:t>1</w:t>
      </w:r>
    </w:p>
    <w:p w14:paraId="4CD32424" w14:textId="0726DA53" w:rsidR="00BF01CD" w:rsidRPr="000C1A67" w:rsidRDefault="00BF01CD" w:rsidP="00BF01CD">
      <w:pPr>
        <w:pStyle w:val="ListParagraph"/>
        <w:numPr>
          <w:ilvl w:val="1"/>
          <w:numId w:val="3"/>
        </w:numPr>
        <w:spacing w:line="360" w:lineRule="auto"/>
        <w:rPr>
          <w:rFonts w:ascii="Times New Roman" w:hAnsi="Times New Roman" w:cs="Times New Roman"/>
          <w:sz w:val="24"/>
          <w:szCs w:val="24"/>
        </w:rPr>
      </w:pPr>
      <w:r w:rsidRPr="000C1A67">
        <w:rPr>
          <w:rFonts w:ascii="Times New Roman" w:hAnsi="Times New Roman" w:cs="Times New Roman"/>
          <w:sz w:val="24"/>
          <w:szCs w:val="24"/>
        </w:rPr>
        <w:t xml:space="preserve"> </w:t>
      </w:r>
      <w:r w:rsidR="00C3130A">
        <w:rPr>
          <w:rFonts w:ascii="Times New Roman" w:hAnsi="Times New Roman" w:cs="Times New Roman"/>
          <w:sz w:val="24"/>
          <w:szCs w:val="24"/>
        </w:rPr>
        <w:t>Motivation</w:t>
      </w:r>
      <w:r w:rsidRPr="000C1A67">
        <w:rPr>
          <w:rFonts w:ascii="Times New Roman" w:hAnsi="Times New Roman" w:cs="Times New Roman"/>
          <w:sz w:val="24"/>
          <w:szCs w:val="24"/>
        </w:rPr>
        <w:t xml:space="preserve">                                                            </w:t>
      </w:r>
      <w:r w:rsidR="00FA2CD0" w:rsidRPr="000C1A67">
        <w:rPr>
          <w:rFonts w:ascii="Times New Roman" w:hAnsi="Times New Roman" w:cs="Times New Roman"/>
          <w:sz w:val="24"/>
          <w:szCs w:val="24"/>
        </w:rPr>
        <w:tab/>
      </w:r>
      <w:r w:rsidR="00C3130A">
        <w:rPr>
          <w:rFonts w:ascii="Times New Roman" w:hAnsi="Times New Roman" w:cs="Times New Roman"/>
          <w:sz w:val="24"/>
          <w:szCs w:val="24"/>
        </w:rPr>
        <w:tab/>
      </w:r>
      <w:r w:rsidR="00C3130A">
        <w:rPr>
          <w:rFonts w:ascii="Times New Roman" w:hAnsi="Times New Roman" w:cs="Times New Roman"/>
          <w:sz w:val="24"/>
          <w:szCs w:val="24"/>
        </w:rPr>
        <w:tab/>
      </w:r>
      <w:r w:rsidR="00C3130A">
        <w:rPr>
          <w:rFonts w:ascii="Times New Roman" w:hAnsi="Times New Roman" w:cs="Times New Roman"/>
          <w:sz w:val="24"/>
          <w:szCs w:val="24"/>
        </w:rPr>
        <w:tab/>
        <w:t xml:space="preserve">   </w:t>
      </w:r>
      <w:r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w:t>
      </w:r>
      <w:r w:rsidRPr="000C1A67">
        <w:rPr>
          <w:rFonts w:ascii="Times New Roman" w:hAnsi="Times New Roman" w:cs="Times New Roman"/>
          <w:sz w:val="24"/>
          <w:szCs w:val="24"/>
        </w:rPr>
        <w:t>2</w:t>
      </w:r>
    </w:p>
    <w:p w14:paraId="5B1E4BF3" w14:textId="220DD165" w:rsidR="00BF01CD" w:rsidRPr="000C1A67" w:rsidRDefault="00BF01CD" w:rsidP="00BF01CD">
      <w:pPr>
        <w:pStyle w:val="ListParagraph"/>
        <w:numPr>
          <w:ilvl w:val="1"/>
          <w:numId w:val="3"/>
        </w:numPr>
        <w:spacing w:line="360" w:lineRule="auto"/>
        <w:rPr>
          <w:rFonts w:ascii="Times New Roman" w:hAnsi="Times New Roman" w:cs="Times New Roman"/>
          <w:sz w:val="24"/>
          <w:szCs w:val="24"/>
        </w:rPr>
      </w:pPr>
      <w:r w:rsidRPr="000C1A67">
        <w:rPr>
          <w:rFonts w:ascii="Times New Roman" w:hAnsi="Times New Roman" w:cs="Times New Roman"/>
          <w:sz w:val="24"/>
          <w:szCs w:val="24"/>
        </w:rPr>
        <w:t xml:space="preserve">Organisation of Report                                                                                         </w:t>
      </w:r>
      <w:r w:rsidR="006D1F54">
        <w:rPr>
          <w:rFonts w:ascii="Times New Roman" w:hAnsi="Times New Roman" w:cs="Times New Roman"/>
          <w:sz w:val="24"/>
          <w:szCs w:val="24"/>
        </w:rPr>
        <w:t xml:space="preserve"> </w:t>
      </w:r>
      <w:r w:rsidRPr="000C1A67">
        <w:rPr>
          <w:rFonts w:ascii="Times New Roman" w:hAnsi="Times New Roman" w:cs="Times New Roman"/>
          <w:sz w:val="24"/>
          <w:szCs w:val="24"/>
        </w:rPr>
        <w:t>3</w:t>
      </w:r>
    </w:p>
    <w:p w14:paraId="34547F12" w14:textId="3E0A0926" w:rsidR="00BF01CD" w:rsidRPr="000C1A67" w:rsidRDefault="00BF01CD" w:rsidP="00BF01CD">
      <w:pPr>
        <w:pStyle w:val="ListParagraph"/>
        <w:numPr>
          <w:ilvl w:val="0"/>
          <w:numId w:val="2"/>
        </w:numPr>
        <w:spacing w:line="360" w:lineRule="auto"/>
        <w:rPr>
          <w:rFonts w:ascii="Times New Roman" w:hAnsi="Times New Roman" w:cs="Times New Roman"/>
          <w:b/>
          <w:sz w:val="24"/>
          <w:szCs w:val="24"/>
        </w:rPr>
      </w:pPr>
      <w:r w:rsidRPr="000C1A67">
        <w:rPr>
          <w:rFonts w:ascii="Times New Roman" w:hAnsi="Times New Roman" w:cs="Times New Roman"/>
          <w:b/>
          <w:sz w:val="24"/>
          <w:szCs w:val="24"/>
        </w:rPr>
        <w:t>CHAPTER 2 LITERATURE REVIEW</w:t>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t xml:space="preserve">        4</w:t>
      </w:r>
    </w:p>
    <w:p w14:paraId="289BAE8E" w14:textId="74E987C2" w:rsidR="00BF01CD" w:rsidRPr="000C1A67" w:rsidRDefault="00BF01CD" w:rsidP="00BF01CD">
      <w:pPr>
        <w:pStyle w:val="ListParagraph"/>
        <w:spacing w:line="360" w:lineRule="auto"/>
        <w:ind w:left="360"/>
        <w:rPr>
          <w:rFonts w:ascii="Times New Roman" w:hAnsi="Times New Roman" w:cs="Times New Roman"/>
          <w:sz w:val="24"/>
          <w:szCs w:val="24"/>
        </w:rPr>
      </w:pPr>
      <w:r w:rsidRPr="000C1A67">
        <w:rPr>
          <w:rFonts w:ascii="Times New Roman" w:hAnsi="Times New Roman" w:cs="Times New Roman"/>
          <w:sz w:val="24"/>
          <w:szCs w:val="24"/>
        </w:rPr>
        <w:t xml:space="preserve">2.1   </w:t>
      </w:r>
      <w:r w:rsidR="002447ED">
        <w:rPr>
          <w:rFonts w:ascii="Times New Roman" w:hAnsi="Times New Roman" w:cs="Times New Roman"/>
          <w:sz w:val="24"/>
          <w:szCs w:val="24"/>
        </w:rPr>
        <w:t>Bullwhip Effect</w:t>
      </w:r>
      <w:r w:rsidRPr="000C1A67">
        <w:rPr>
          <w:rFonts w:ascii="Times New Roman" w:hAnsi="Times New Roman" w:cs="Times New Roman"/>
          <w:sz w:val="24"/>
          <w:szCs w:val="24"/>
        </w:rPr>
        <w:t xml:space="preserve">                                                     </w:t>
      </w:r>
      <w:r w:rsidR="00FA2CD0" w:rsidRPr="000C1A67">
        <w:rPr>
          <w:rFonts w:ascii="Times New Roman" w:hAnsi="Times New Roman" w:cs="Times New Roman"/>
          <w:sz w:val="24"/>
          <w:szCs w:val="24"/>
        </w:rPr>
        <w:tab/>
      </w:r>
      <w:r w:rsidR="00FA2CD0" w:rsidRPr="000C1A67">
        <w:rPr>
          <w:rFonts w:ascii="Times New Roman" w:hAnsi="Times New Roman" w:cs="Times New Roman"/>
          <w:sz w:val="24"/>
          <w:szCs w:val="24"/>
        </w:rPr>
        <w:tab/>
      </w:r>
      <w:r w:rsidR="002447ED">
        <w:rPr>
          <w:rFonts w:ascii="Times New Roman" w:hAnsi="Times New Roman" w:cs="Times New Roman"/>
          <w:sz w:val="24"/>
          <w:szCs w:val="24"/>
        </w:rPr>
        <w:t xml:space="preserve">         </w:t>
      </w:r>
      <w:r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4</w:t>
      </w:r>
      <w:r w:rsidRPr="000C1A67">
        <w:rPr>
          <w:rFonts w:ascii="Times New Roman" w:hAnsi="Times New Roman" w:cs="Times New Roman"/>
          <w:sz w:val="24"/>
          <w:szCs w:val="24"/>
        </w:rPr>
        <w:t xml:space="preserve">                                                                </w:t>
      </w:r>
    </w:p>
    <w:p w14:paraId="77844F54" w14:textId="38BAE4D5" w:rsidR="00BF01CD" w:rsidRPr="000C1A67" w:rsidRDefault="00BF01CD" w:rsidP="00BF01CD">
      <w:pPr>
        <w:pStyle w:val="ListParagraph"/>
        <w:spacing w:line="360" w:lineRule="auto"/>
        <w:ind w:left="360"/>
        <w:rPr>
          <w:rFonts w:ascii="Times New Roman" w:hAnsi="Times New Roman" w:cs="Times New Roman"/>
          <w:sz w:val="24"/>
          <w:szCs w:val="24"/>
        </w:rPr>
      </w:pPr>
      <w:r w:rsidRPr="000C1A67">
        <w:rPr>
          <w:rFonts w:ascii="Times New Roman" w:hAnsi="Times New Roman" w:cs="Times New Roman"/>
          <w:sz w:val="24"/>
          <w:szCs w:val="24"/>
        </w:rPr>
        <w:t xml:space="preserve">2.2   </w:t>
      </w:r>
      <w:r w:rsidR="002447ED">
        <w:rPr>
          <w:rFonts w:ascii="Times New Roman" w:hAnsi="Times New Roman" w:cs="Times New Roman"/>
          <w:sz w:val="24"/>
          <w:szCs w:val="24"/>
        </w:rPr>
        <w:t>Causes of the bullwhip effect</w:t>
      </w:r>
      <w:r w:rsidRPr="000C1A67">
        <w:rPr>
          <w:rFonts w:ascii="Times New Roman" w:hAnsi="Times New Roman" w:cs="Times New Roman"/>
          <w:sz w:val="24"/>
          <w:szCs w:val="24"/>
        </w:rPr>
        <w:t xml:space="preserve">                                      </w:t>
      </w:r>
      <w:r w:rsidR="00FA2CD0" w:rsidRPr="000C1A67">
        <w:rPr>
          <w:rFonts w:ascii="Times New Roman" w:hAnsi="Times New Roman" w:cs="Times New Roman"/>
          <w:sz w:val="24"/>
          <w:szCs w:val="24"/>
        </w:rPr>
        <w:t xml:space="preserve"> </w:t>
      </w:r>
      <w:r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4</w:t>
      </w:r>
    </w:p>
    <w:p w14:paraId="29E4503D" w14:textId="21FB1755" w:rsidR="00BF01CD" w:rsidRPr="000C1A67" w:rsidRDefault="00BF01CD" w:rsidP="00BF01CD">
      <w:pPr>
        <w:pStyle w:val="ListParagraph"/>
        <w:tabs>
          <w:tab w:val="right" w:pos="8503"/>
        </w:tabs>
        <w:spacing w:line="360" w:lineRule="auto"/>
        <w:ind w:left="360"/>
        <w:rPr>
          <w:rFonts w:ascii="Times New Roman" w:hAnsi="Times New Roman" w:cs="Times New Roman"/>
          <w:sz w:val="24"/>
          <w:szCs w:val="24"/>
        </w:rPr>
      </w:pPr>
      <w:r w:rsidRPr="000C1A67">
        <w:rPr>
          <w:rFonts w:ascii="Times New Roman" w:hAnsi="Times New Roman" w:cs="Times New Roman"/>
          <w:sz w:val="24"/>
          <w:szCs w:val="24"/>
        </w:rPr>
        <w:t xml:space="preserve">2.3   </w:t>
      </w:r>
      <w:r w:rsidR="002447ED">
        <w:rPr>
          <w:rFonts w:ascii="Times New Roman" w:hAnsi="Times New Roman" w:cs="Times New Roman"/>
          <w:sz w:val="24"/>
          <w:szCs w:val="24"/>
        </w:rPr>
        <w:t>AI in bullwhip effect</w:t>
      </w:r>
      <w:r w:rsidRPr="000C1A67">
        <w:rPr>
          <w:rFonts w:ascii="Times New Roman" w:hAnsi="Times New Roman" w:cs="Times New Roman"/>
          <w:sz w:val="24"/>
          <w:szCs w:val="24"/>
        </w:rPr>
        <w:t xml:space="preserve">                                                    </w:t>
      </w:r>
      <w:r w:rsidR="00FA2CD0" w:rsidRPr="000C1A67">
        <w:rPr>
          <w:rFonts w:ascii="Times New Roman" w:hAnsi="Times New Roman" w:cs="Times New Roman"/>
          <w:sz w:val="24"/>
          <w:szCs w:val="24"/>
        </w:rPr>
        <w:t xml:space="preserve">                                  </w:t>
      </w:r>
      <w:r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5</w:t>
      </w:r>
    </w:p>
    <w:p w14:paraId="36E6FE6A" w14:textId="2D712EE6" w:rsidR="00BF01CD" w:rsidRDefault="00BF01CD" w:rsidP="00BF01CD">
      <w:pPr>
        <w:pStyle w:val="ListParagraph"/>
        <w:spacing w:line="360" w:lineRule="auto"/>
        <w:ind w:left="360"/>
        <w:rPr>
          <w:rFonts w:ascii="Times New Roman" w:hAnsi="Times New Roman" w:cs="Times New Roman"/>
          <w:sz w:val="24"/>
          <w:szCs w:val="24"/>
        </w:rPr>
      </w:pPr>
      <w:r w:rsidRPr="000C1A67">
        <w:rPr>
          <w:rFonts w:ascii="Times New Roman" w:hAnsi="Times New Roman" w:cs="Times New Roman"/>
          <w:sz w:val="24"/>
          <w:szCs w:val="24"/>
        </w:rPr>
        <w:t xml:space="preserve">2.4   </w:t>
      </w:r>
      <w:r w:rsidR="002447ED">
        <w:rPr>
          <w:rFonts w:ascii="Times New Roman" w:hAnsi="Times New Roman" w:cs="Times New Roman"/>
          <w:sz w:val="24"/>
          <w:szCs w:val="24"/>
        </w:rPr>
        <w:t>Research gaps</w:t>
      </w:r>
      <w:r w:rsidRPr="000C1A67">
        <w:rPr>
          <w:rFonts w:ascii="Times New Roman" w:hAnsi="Times New Roman" w:cs="Times New Roman"/>
          <w:sz w:val="24"/>
          <w:szCs w:val="24"/>
        </w:rPr>
        <w:t xml:space="preserve">                                                         </w:t>
      </w:r>
      <w:r w:rsidR="00FA2CD0" w:rsidRPr="000C1A67">
        <w:rPr>
          <w:rFonts w:ascii="Times New Roman" w:hAnsi="Times New Roman" w:cs="Times New Roman"/>
          <w:sz w:val="24"/>
          <w:szCs w:val="24"/>
        </w:rPr>
        <w:tab/>
      </w:r>
      <w:r w:rsidR="00FA2CD0" w:rsidRPr="000C1A67">
        <w:rPr>
          <w:rFonts w:ascii="Times New Roman" w:hAnsi="Times New Roman" w:cs="Times New Roman"/>
          <w:sz w:val="24"/>
          <w:szCs w:val="24"/>
        </w:rPr>
        <w:tab/>
      </w:r>
      <w:r w:rsidR="00FA2CD0" w:rsidRPr="000C1A67">
        <w:rPr>
          <w:rFonts w:ascii="Times New Roman" w:hAnsi="Times New Roman" w:cs="Times New Roman"/>
          <w:sz w:val="24"/>
          <w:szCs w:val="24"/>
        </w:rPr>
        <w:tab/>
      </w:r>
      <w:r w:rsidR="00FA2CD0" w:rsidRPr="000C1A67">
        <w:rPr>
          <w:rFonts w:ascii="Times New Roman" w:hAnsi="Times New Roman" w:cs="Times New Roman"/>
          <w:sz w:val="24"/>
          <w:szCs w:val="24"/>
        </w:rPr>
        <w:tab/>
      </w:r>
      <w:r w:rsidRPr="000C1A67">
        <w:rPr>
          <w:rFonts w:ascii="Times New Roman" w:hAnsi="Times New Roman" w:cs="Times New Roman"/>
          <w:sz w:val="24"/>
          <w:szCs w:val="24"/>
        </w:rPr>
        <w:t xml:space="preserve">      </w:t>
      </w:r>
      <w:r w:rsidR="006D1F54">
        <w:rPr>
          <w:rFonts w:ascii="Times New Roman" w:hAnsi="Times New Roman" w:cs="Times New Roman"/>
          <w:sz w:val="24"/>
          <w:szCs w:val="24"/>
        </w:rPr>
        <w:t xml:space="preserve">  </w:t>
      </w:r>
      <w:r w:rsidRPr="000C1A67">
        <w:rPr>
          <w:rFonts w:ascii="Times New Roman" w:hAnsi="Times New Roman" w:cs="Times New Roman"/>
          <w:sz w:val="24"/>
          <w:szCs w:val="24"/>
        </w:rPr>
        <w:t>6</w:t>
      </w:r>
    </w:p>
    <w:p w14:paraId="23778892" w14:textId="14D43E92" w:rsidR="002447ED" w:rsidRPr="000C1A67" w:rsidRDefault="002447ED" w:rsidP="00BF01C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2.5   Research objectives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6D1F54">
        <w:rPr>
          <w:rFonts w:ascii="Times New Roman" w:hAnsi="Times New Roman" w:cs="Times New Roman"/>
          <w:sz w:val="24"/>
          <w:szCs w:val="24"/>
        </w:rPr>
        <w:t xml:space="preserve">  6</w:t>
      </w:r>
    </w:p>
    <w:p w14:paraId="6528079F" w14:textId="58AD8BAD" w:rsidR="00481D44" w:rsidRPr="00AB7EE1" w:rsidRDefault="00481D44" w:rsidP="00481D44">
      <w:pPr>
        <w:pStyle w:val="ListParagraph"/>
        <w:numPr>
          <w:ilvl w:val="0"/>
          <w:numId w:val="2"/>
        </w:numPr>
        <w:spacing w:line="360" w:lineRule="auto"/>
        <w:rPr>
          <w:rFonts w:ascii="Times New Roman" w:hAnsi="Times New Roman" w:cs="Times New Roman"/>
          <w:b/>
          <w:sz w:val="24"/>
          <w:szCs w:val="24"/>
        </w:rPr>
      </w:pPr>
      <w:r w:rsidRPr="00AB7EE1">
        <w:rPr>
          <w:rFonts w:ascii="Times New Roman" w:hAnsi="Times New Roman" w:cs="Times New Roman"/>
          <w:b/>
          <w:sz w:val="24"/>
          <w:szCs w:val="24"/>
        </w:rPr>
        <w:t xml:space="preserve">CHAPTER 2 </w:t>
      </w:r>
      <w:r>
        <w:rPr>
          <w:rFonts w:ascii="Times New Roman" w:hAnsi="Times New Roman" w:cs="Times New Roman"/>
          <w:b/>
          <w:sz w:val="24"/>
          <w:szCs w:val="24"/>
        </w:rPr>
        <w:t>MODELLING BULLWHIP</w:t>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r>
      <w:r w:rsidR="006D1F54">
        <w:rPr>
          <w:rFonts w:ascii="Times New Roman" w:hAnsi="Times New Roman" w:cs="Times New Roman"/>
          <w:b/>
          <w:sz w:val="24"/>
          <w:szCs w:val="24"/>
        </w:rPr>
        <w:tab/>
        <w:t xml:space="preserve">        8</w:t>
      </w:r>
    </w:p>
    <w:p w14:paraId="4BB9597E" w14:textId="4FB11CE0" w:rsidR="00481D44" w:rsidRPr="00AB7EE1" w:rsidRDefault="00481D44" w:rsidP="00481D44">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3</w:t>
      </w:r>
      <w:r w:rsidRPr="00AB7EE1">
        <w:rPr>
          <w:rFonts w:ascii="Times New Roman" w:hAnsi="Times New Roman" w:cs="Times New Roman"/>
          <w:sz w:val="24"/>
          <w:szCs w:val="24"/>
        </w:rPr>
        <w:t>.1</w:t>
      </w:r>
      <w:r>
        <w:rPr>
          <w:rFonts w:ascii="Times New Roman" w:hAnsi="Times New Roman" w:cs="Times New Roman"/>
          <w:sz w:val="24"/>
          <w:szCs w:val="24"/>
        </w:rPr>
        <w:t xml:space="preserve">   Ways of measuring bullwhip                         </w:t>
      </w:r>
      <w:r>
        <w:rPr>
          <w:rFonts w:ascii="Times New Roman" w:hAnsi="Times New Roman" w:cs="Times New Roman"/>
          <w:sz w:val="24"/>
          <w:szCs w:val="24"/>
        </w:rPr>
        <w:tab/>
      </w:r>
      <w:r>
        <w:rPr>
          <w:rFonts w:ascii="Times New Roman" w:hAnsi="Times New Roman" w:cs="Times New Roman"/>
          <w:sz w:val="24"/>
          <w:szCs w:val="24"/>
        </w:rPr>
        <w:tab/>
        <w:t xml:space="preserve">                               </w:t>
      </w:r>
      <w:r w:rsidR="006D1F54">
        <w:rPr>
          <w:rFonts w:ascii="Times New Roman" w:hAnsi="Times New Roman" w:cs="Times New Roman"/>
          <w:sz w:val="24"/>
          <w:szCs w:val="24"/>
        </w:rPr>
        <w:t xml:space="preserve"> 8</w:t>
      </w:r>
      <w:r>
        <w:rPr>
          <w:rFonts w:ascii="Times New Roman" w:hAnsi="Times New Roman" w:cs="Times New Roman"/>
          <w:sz w:val="24"/>
          <w:szCs w:val="24"/>
        </w:rPr>
        <w:t xml:space="preserve">                                                                 </w:t>
      </w:r>
    </w:p>
    <w:p w14:paraId="20AB24D8" w14:textId="569C929B" w:rsidR="00481D44" w:rsidRPr="00AB7EE1" w:rsidRDefault="00481D44" w:rsidP="00481D44">
      <w:pPr>
        <w:pStyle w:val="ListParagraph"/>
        <w:spacing w:line="360" w:lineRule="auto"/>
        <w:ind w:left="360" w:firstLine="360"/>
        <w:rPr>
          <w:rFonts w:ascii="Times New Roman" w:hAnsi="Times New Roman" w:cs="Times New Roman"/>
          <w:sz w:val="24"/>
          <w:szCs w:val="24"/>
        </w:rPr>
      </w:pPr>
      <w:r>
        <w:rPr>
          <w:rFonts w:ascii="Times New Roman" w:hAnsi="Times New Roman" w:cs="Times New Roman"/>
          <w:sz w:val="24"/>
          <w:szCs w:val="24"/>
        </w:rPr>
        <w:t xml:space="preserve">3.1.1   Operations research theory                                                                         </w:t>
      </w:r>
      <w:r w:rsidR="006D1F54">
        <w:rPr>
          <w:rFonts w:ascii="Times New Roman" w:hAnsi="Times New Roman" w:cs="Times New Roman"/>
          <w:sz w:val="24"/>
          <w:szCs w:val="24"/>
        </w:rPr>
        <w:t xml:space="preserve"> 8</w:t>
      </w:r>
    </w:p>
    <w:p w14:paraId="60B145CA" w14:textId="26639D77" w:rsidR="00481D44"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3.1.2   Filler theory                                                                           </w:t>
      </w:r>
      <w:r w:rsidR="006D1F54">
        <w:rPr>
          <w:rFonts w:ascii="Times New Roman" w:hAnsi="Times New Roman" w:cs="Times New Roman"/>
          <w:sz w:val="24"/>
          <w:szCs w:val="24"/>
        </w:rPr>
        <w:t xml:space="preserve">                      8</w:t>
      </w:r>
      <w:r>
        <w:rPr>
          <w:rFonts w:ascii="Times New Roman" w:hAnsi="Times New Roman" w:cs="Times New Roman"/>
          <w:sz w:val="24"/>
          <w:szCs w:val="24"/>
        </w:rPr>
        <w:t xml:space="preserve"> </w:t>
      </w:r>
    </w:p>
    <w:p w14:paraId="0BCF2FA0" w14:textId="753F48E9" w:rsidR="00481D44"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3.1.3   Ad</w:t>
      </w:r>
      <w:r w:rsidR="00C72F07">
        <w:rPr>
          <w:rFonts w:ascii="Times New Roman" w:hAnsi="Times New Roman" w:cs="Times New Roman"/>
          <w:sz w:val="24"/>
          <w:szCs w:val="24"/>
        </w:rPr>
        <w:t>-</w:t>
      </w:r>
      <w:r>
        <w:rPr>
          <w:rFonts w:ascii="Times New Roman" w:hAnsi="Times New Roman" w:cs="Times New Roman"/>
          <w:sz w:val="24"/>
          <w:szCs w:val="24"/>
        </w:rPr>
        <w:t>ho</w:t>
      </w:r>
      <w:r w:rsidR="00C72F07">
        <w:rPr>
          <w:rFonts w:ascii="Times New Roman" w:hAnsi="Times New Roman" w:cs="Times New Roman"/>
          <w:sz w:val="24"/>
          <w:szCs w:val="24"/>
        </w:rPr>
        <w:t>c</w:t>
      </w:r>
      <w:r>
        <w:rPr>
          <w:rFonts w:ascii="Times New Roman" w:hAnsi="Times New Roman" w:cs="Times New Roman"/>
          <w:sz w:val="24"/>
          <w:szCs w:val="24"/>
        </w:rPr>
        <w:t>acy</w:t>
      </w:r>
      <w:r w:rsidR="006D1F54">
        <w:rPr>
          <w:rFonts w:ascii="Times New Roman" w:hAnsi="Times New Roman" w:cs="Times New Roman"/>
          <w:sz w:val="24"/>
          <w:szCs w:val="24"/>
        </w:rPr>
        <w:tab/>
        <w:t>8</w:t>
      </w:r>
    </w:p>
    <w:p w14:paraId="2662CD6A" w14:textId="45C7CDAF" w:rsidR="00481D44"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3.1.4   Control theory</w:t>
      </w:r>
      <w:r>
        <w:rPr>
          <w:rFonts w:ascii="Times New Roman" w:hAnsi="Times New Roman" w:cs="Times New Roman"/>
          <w:sz w:val="24"/>
          <w:szCs w:val="24"/>
        </w:rPr>
        <w:tab/>
      </w:r>
      <w:r w:rsidR="006D1F54">
        <w:rPr>
          <w:rFonts w:ascii="Times New Roman" w:hAnsi="Times New Roman" w:cs="Times New Roman"/>
          <w:sz w:val="24"/>
          <w:szCs w:val="24"/>
        </w:rPr>
        <w:t>8</w:t>
      </w:r>
    </w:p>
    <w:p w14:paraId="376F2F81" w14:textId="29F8AFD0" w:rsidR="00481D44"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3.2   Four stage supply chain simulation</w:t>
      </w:r>
      <w:r>
        <w:rPr>
          <w:rFonts w:ascii="Times New Roman" w:hAnsi="Times New Roman" w:cs="Times New Roman"/>
          <w:sz w:val="24"/>
          <w:szCs w:val="24"/>
        </w:rPr>
        <w:tab/>
      </w:r>
      <w:r w:rsidR="006D1F54">
        <w:rPr>
          <w:rFonts w:ascii="Times New Roman" w:hAnsi="Times New Roman" w:cs="Times New Roman"/>
          <w:sz w:val="24"/>
          <w:szCs w:val="24"/>
        </w:rPr>
        <w:t>9</w:t>
      </w:r>
    </w:p>
    <w:p w14:paraId="3F7E3317" w14:textId="1A6EBC33" w:rsidR="00481D44"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3.2.1 Simple 4-stage supply chain</w:t>
      </w:r>
      <w:r>
        <w:rPr>
          <w:rFonts w:ascii="Times New Roman" w:hAnsi="Times New Roman" w:cs="Times New Roman"/>
          <w:sz w:val="24"/>
          <w:szCs w:val="24"/>
        </w:rPr>
        <w:tab/>
      </w:r>
      <w:r w:rsidR="006D1F54">
        <w:rPr>
          <w:rFonts w:ascii="Times New Roman" w:hAnsi="Times New Roman" w:cs="Times New Roman"/>
          <w:sz w:val="24"/>
          <w:szCs w:val="24"/>
        </w:rPr>
        <w:t>9</w:t>
      </w:r>
    </w:p>
    <w:p w14:paraId="2B79D367" w14:textId="20EFFC72" w:rsidR="00BF01CD" w:rsidRPr="002447ED" w:rsidRDefault="00481D44" w:rsidP="00481D44">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3.2.2 Calculations for the dataset generation</w:t>
      </w:r>
      <w:r>
        <w:rPr>
          <w:rFonts w:ascii="Times New Roman" w:hAnsi="Times New Roman" w:cs="Times New Roman"/>
          <w:sz w:val="24"/>
          <w:szCs w:val="24"/>
        </w:rPr>
        <w:tab/>
      </w:r>
      <w:r w:rsidR="006D1F54">
        <w:rPr>
          <w:rFonts w:ascii="Times New Roman" w:hAnsi="Times New Roman" w:cs="Times New Roman"/>
          <w:sz w:val="24"/>
          <w:szCs w:val="24"/>
        </w:rPr>
        <w:t>10</w:t>
      </w:r>
    </w:p>
    <w:p w14:paraId="5D205482" w14:textId="77777777" w:rsidR="00795298" w:rsidRPr="002447ED" w:rsidRDefault="00795298" w:rsidP="00795298">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 </w:t>
      </w:r>
      <w:r w:rsidRPr="002447ED">
        <w:rPr>
          <w:rFonts w:ascii="Times New Roman" w:hAnsi="Times New Roman" w:cs="Times New Roman"/>
          <w:b/>
          <w:sz w:val="24"/>
          <w:szCs w:val="24"/>
        </w:rPr>
        <w:t xml:space="preserve">CHAPTER </w:t>
      </w:r>
      <w:r>
        <w:rPr>
          <w:rFonts w:ascii="Times New Roman" w:hAnsi="Times New Roman" w:cs="Times New Roman"/>
          <w:b/>
          <w:sz w:val="24"/>
          <w:szCs w:val="24"/>
        </w:rPr>
        <w:t>4 AI ON VIRTUAL DATA SET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12</w:t>
      </w:r>
    </w:p>
    <w:p w14:paraId="3C56E50E" w14:textId="77777777" w:rsidR="00795298" w:rsidRPr="000C1A67"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Pr="000C1A67">
        <w:rPr>
          <w:rFonts w:ascii="Times New Roman" w:hAnsi="Times New Roman" w:cs="Times New Roman"/>
          <w:sz w:val="24"/>
          <w:szCs w:val="24"/>
        </w:rPr>
        <w:t xml:space="preserve">.1   </w:t>
      </w:r>
      <w:r>
        <w:rPr>
          <w:rFonts w:ascii="Times New Roman" w:hAnsi="Times New Roman" w:cs="Times New Roman"/>
          <w:sz w:val="24"/>
          <w:szCs w:val="24"/>
        </w:rPr>
        <w:t>Data preparation</w:t>
      </w:r>
      <w:r w:rsidRPr="000C1A67">
        <w:rPr>
          <w:rFonts w:ascii="Times New Roman" w:hAnsi="Times New Roman" w:cs="Times New Roman"/>
          <w:sz w:val="24"/>
          <w:szCs w:val="24"/>
        </w:rPr>
        <w:tab/>
      </w:r>
      <w:r w:rsidRPr="000C1A67">
        <w:rPr>
          <w:rFonts w:ascii="Times New Roman" w:hAnsi="Times New Roman" w:cs="Times New Roman"/>
          <w:sz w:val="24"/>
          <w:szCs w:val="24"/>
        </w:rPr>
        <w:tab/>
      </w:r>
      <w:r>
        <w:rPr>
          <w:rFonts w:ascii="Times New Roman" w:hAnsi="Times New Roman" w:cs="Times New Roman"/>
          <w:sz w:val="24"/>
          <w:szCs w:val="24"/>
        </w:rPr>
        <w:t xml:space="preserve">         </w:t>
      </w:r>
      <w:r w:rsidRPr="000C1A67">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C1A67">
        <w:rPr>
          <w:rFonts w:ascii="Times New Roman" w:hAnsi="Times New Roman" w:cs="Times New Roman"/>
          <w:sz w:val="24"/>
          <w:szCs w:val="24"/>
        </w:rPr>
        <w:t xml:space="preserve">            </w:t>
      </w:r>
      <w:r>
        <w:rPr>
          <w:rFonts w:ascii="Times New Roman" w:hAnsi="Times New Roman" w:cs="Times New Roman"/>
          <w:sz w:val="24"/>
          <w:szCs w:val="24"/>
        </w:rPr>
        <w:t>12</w:t>
      </w:r>
      <w:r w:rsidRPr="000C1A67">
        <w:rPr>
          <w:rFonts w:ascii="Times New Roman" w:hAnsi="Times New Roman" w:cs="Times New Roman"/>
          <w:sz w:val="24"/>
          <w:szCs w:val="24"/>
        </w:rPr>
        <w:t xml:space="preserve">                                                                </w:t>
      </w:r>
    </w:p>
    <w:p w14:paraId="6C9E1E27" w14:textId="77777777" w:rsidR="00795298" w:rsidRPr="000C1A67"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Pr="000C1A67">
        <w:rPr>
          <w:rFonts w:ascii="Times New Roman" w:hAnsi="Times New Roman" w:cs="Times New Roman"/>
          <w:sz w:val="24"/>
          <w:szCs w:val="24"/>
        </w:rPr>
        <w:t xml:space="preserve">.2   </w:t>
      </w:r>
      <w:r>
        <w:rPr>
          <w:rFonts w:ascii="Times New Roman" w:hAnsi="Times New Roman" w:cs="Times New Roman"/>
          <w:sz w:val="24"/>
          <w:szCs w:val="24"/>
        </w:rPr>
        <w:t>Data exploration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12</w:t>
      </w:r>
    </w:p>
    <w:p w14:paraId="08F7B6BB" w14:textId="77777777" w:rsidR="00795298" w:rsidRPr="000C1A67" w:rsidRDefault="00795298" w:rsidP="00795298">
      <w:pPr>
        <w:pStyle w:val="ListParagraph"/>
        <w:tabs>
          <w:tab w:val="right" w:pos="8503"/>
        </w:tabs>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4</w:t>
      </w:r>
      <w:r w:rsidRPr="000C1A67">
        <w:rPr>
          <w:rFonts w:ascii="Times New Roman" w:hAnsi="Times New Roman" w:cs="Times New Roman"/>
          <w:sz w:val="24"/>
          <w:szCs w:val="24"/>
        </w:rPr>
        <w:t xml:space="preserve">.3   </w:t>
      </w:r>
      <w:r>
        <w:rPr>
          <w:rFonts w:ascii="Times New Roman" w:hAnsi="Times New Roman" w:cs="Times New Roman"/>
          <w:sz w:val="24"/>
          <w:szCs w:val="24"/>
        </w:rPr>
        <w:t>Data cleaning</w:t>
      </w:r>
      <w:r>
        <w:rPr>
          <w:rFonts w:ascii="Times New Roman" w:hAnsi="Times New Roman" w:cs="Times New Roman"/>
          <w:sz w:val="24"/>
          <w:szCs w:val="24"/>
        </w:rPr>
        <w:tab/>
      </w:r>
      <w:r w:rsidRPr="000C1A67">
        <w:rPr>
          <w:rFonts w:ascii="Times New Roman" w:hAnsi="Times New Roman" w:cs="Times New Roman"/>
          <w:sz w:val="24"/>
          <w:szCs w:val="24"/>
        </w:rPr>
        <w:t>12</w:t>
      </w:r>
    </w:p>
    <w:p w14:paraId="2229E174" w14:textId="77777777" w:rsidR="00795298"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4</w:t>
      </w:r>
      <w:r w:rsidRPr="000C1A67">
        <w:rPr>
          <w:rFonts w:ascii="Times New Roman" w:hAnsi="Times New Roman" w:cs="Times New Roman"/>
          <w:sz w:val="24"/>
          <w:szCs w:val="24"/>
        </w:rPr>
        <w:t xml:space="preserve">.4   </w:t>
      </w:r>
      <w:r>
        <w:rPr>
          <w:rFonts w:ascii="Times New Roman" w:hAnsi="Times New Roman" w:cs="Times New Roman"/>
          <w:sz w:val="24"/>
          <w:szCs w:val="24"/>
        </w:rPr>
        <w:t>Data processing</w:t>
      </w:r>
      <w:r w:rsidRPr="000C1A67">
        <w:rPr>
          <w:rFonts w:ascii="Times New Roman" w:hAnsi="Times New Roman" w:cs="Times New Roman"/>
          <w:sz w:val="24"/>
          <w:szCs w:val="24"/>
        </w:rPr>
        <w:tab/>
      </w:r>
      <w:r w:rsidRPr="000C1A67">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C1A67">
        <w:rPr>
          <w:rFonts w:ascii="Times New Roman" w:hAnsi="Times New Roman" w:cs="Times New Roman"/>
          <w:sz w:val="24"/>
          <w:szCs w:val="24"/>
        </w:rPr>
        <w:tab/>
      </w:r>
      <w:r w:rsidRPr="000C1A67">
        <w:rPr>
          <w:rFonts w:ascii="Times New Roman" w:hAnsi="Times New Roman" w:cs="Times New Roman"/>
          <w:sz w:val="24"/>
          <w:szCs w:val="24"/>
        </w:rPr>
        <w:tab/>
        <w:t xml:space="preserve">      1</w:t>
      </w:r>
      <w:r>
        <w:rPr>
          <w:rFonts w:ascii="Times New Roman" w:hAnsi="Times New Roman" w:cs="Times New Roman"/>
          <w:sz w:val="24"/>
          <w:szCs w:val="24"/>
        </w:rPr>
        <w:t>2</w:t>
      </w:r>
    </w:p>
    <w:p w14:paraId="3BBAD77D" w14:textId="77777777" w:rsidR="00795298"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4.5   Machine learning algorithms employed</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w:t>
      </w:r>
    </w:p>
    <w:p w14:paraId="09E9A0AB" w14:textId="77777777" w:rsidR="00795298"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b/>
        <w:t>4.5.1 KNN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 </w:t>
      </w:r>
    </w:p>
    <w:p w14:paraId="62C573D2" w14:textId="77777777" w:rsidR="00795298"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b/>
        <w:t>4.5.2 Decision tree regressor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w:t>
      </w:r>
    </w:p>
    <w:p w14:paraId="4BF925DE" w14:textId="77777777" w:rsidR="00795298" w:rsidRPr="00D92025" w:rsidRDefault="00795298" w:rsidP="00795298">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ab/>
        <w:t>4.5.3 Multilayer perceptron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15</w:t>
      </w:r>
    </w:p>
    <w:p w14:paraId="302E82AD" w14:textId="2FDB580F" w:rsidR="00795298" w:rsidRPr="000C1A67" w:rsidRDefault="00795298" w:rsidP="00795298">
      <w:pPr>
        <w:spacing w:line="360" w:lineRule="auto"/>
        <w:rPr>
          <w:rFonts w:ascii="Times New Roman" w:hAnsi="Times New Roman" w:cs="Times New Roman"/>
          <w:b/>
          <w:sz w:val="24"/>
          <w:szCs w:val="24"/>
        </w:rPr>
      </w:pPr>
      <w:r>
        <w:rPr>
          <w:rFonts w:ascii="Times New Roman" w:hAnsi="Times New Roman" w:cs="Times New Roman"/>
          <w:b/>
          <w:sz w:val="24"/>
          <w:szCs w:val="24"/>
        </w:rPr>
        <w:t>5</w:t>
      </w:r>
      <w:r w:rsidRPr="000C1A67">
        <w:rPr>
          <w:rFonts w:ascii="Times New Roman" w:hAnsi="Times New Roman" w:cs="Times New Roman"/>
          <w:b/>
          <w:sz w:val="24"/>
          <w:szCs w:val="24"/>
        </w:rPr>
        <w:t xml:space="preserve">.  CHAPTER </w:t>
      </w:r>
      <w:r>
        <w:rPr>
          <w:rFonts w:ascii="Times New Roman" w:hAnsi="Times New Roman" w:cs="Times New Roman"/>
          <w:b/>
          <w:sz w:val="24"/>
          <w:szCs w:val="24"/>
        </w:rPr>
        <w:t>5</w:t>
      </w:r>
      <w:r w:rsidRPr="000C1A67">
        <w:rPr>
          <w:rFonts w:ascii="Times New Roman" w:hAnsi="Times New Roman" w:cs="Times New Roman"/>
          <w:b/>
          <w:sz w:val="24"/>
          <w:szCs w:val="24"/>
        </w:rPr>
        <w:t xml:space="preserve"> RESULTS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17</w:t>
      </w:r>
      <w:r w:rsidRPr="000C1A67">
        <w:rPr>
          <w:rFonts w:ascii="Times New Roman" w:hAnsi="Times New Roman" w:cs="Times New Roman"/>
          <w:b/>
          <w:sz w:val="24"/>
          <w:szCs w:val="24"/>
        </w:rPr>
        <w:t xml:space="preserve">                                                                                      </w:t>
      </w:r>
    </w:p>
    <w:p w14:paraId="0357F633" w14:textId="5469845F" w:rsidR="00795298" w:rsidRPr="000C1A67" w:rsidRDefault="00795298" w:rsidP="00795298">
      <w:pPr>
        <w:spacing w:line="360" w:lineRule="auto"/>
        <w:rPr>
          <w:rFonts w:ascii="Times New Roman" w:hAnsi="Times New Roman" w:cs="Times New Roman"/>
          <w:sz w:val="24"/>
          <w:szCs w:val="24"/>
        </w:rPr>
      </w:pPr>
      <w:r w:rsidRPr="000C1A67">
        <w:rPr>
          <w:rFonts w:ascii="Times New Roman" w:hAnsi="Times New Roman" w:cs="Times New Roman"/>
          <w:b/>
          <w:sz w:val="24"/>
          <w:szCs w:val="24"/>
        </w:rPr>
        <w:t xml:space="preserve">      </w:t>
      </w:r>
      <w:r w:rsidRPr="000C1A67">
        <w:rPr>
          <w:rFonts w:ascii="Times New Roman" w:hAnsi="Times New Roman" w:cs="Times New Roman"/>
          <w:sz w:val="24"/>
          <w:szCs w:val="24"/>
        </w:rPr>
        <w:t xml:space="preserve">5.1 </w:t>
      </w:r>
      <w:r>
        <w:rPr>
          <w:rFonts w:ascii="Times New Roman" w:hAnsi="Times New Roman" w:cs="Times New Roman"/>
          <w:sz w:val="24"/>
          <w:szCs w:val="24"/>
        </w:rPr>
        <w:t xml:space="preserve">   Results</w:t>
      </w:r>
      <w:r w:rsidRPr="000C1A67">
        <w:rPr>
          <w:rFonts w:ascii="Times New Roman" w:hAnsi="Times New Roman" w:cs="Times New Roman"/>
          <w:sz w:val="24"/>
          <w:szCs w:val="24"/>
        </w:rPr>
        <w:tab/>
      </w:r>
      <w:r w:rsidRPr="000C1A67">
        <w:rPr>
          <w:rFonts w:ascii="Times New Roman" w:hAnsi="Times New Roman" w:cs="Times New Roman"/>
          <w:sz w:val="24"/>
          <w:szCs w:val="24"/>
        </w:rPr>
        <w:tab/>
      </w:r>
      <w:r w:rsidRPr="000C1A67">
        <w:rPr>
          <w:rFonts w:ascii="Times New Roman" w:hAnsi="Times New Roman" w:cs="Times New Roman"/>
          <w:sz w:val="24"/>
          <w:szCs w:val="24"/>
        </w:rPr>
        <w:tab/>
      </w:r>
      <w:r w:rsidRPr="000C1A67">
        <w:rPr>
          <w:rFonts w:ascii="Times New Roman" w:hAnsi="Times New Roman" w:cs="Times New Roman"/>
          <w:sz w:val="24"/>
          <w:szCs w:val="24"/>
        </w:rPr>
        <w:tab/>
      </w:r>
      <w:r w:rsidRPr="000C1A67">
        <w:rPr>
          <w:rFonts w:ascii="Times New Roman" w:hAnsi="Times New Roman" w:cs="Times New Roman"/>
          <w:sz w:val="24"/>
          <w:szCs w:val="24"/>
        </w:rPr>
        <w:tab/>
      </w:r>
      <w:r w:rsidRPr="000C1A67">
        <w:rPr>
          <w:rFonts w:ascii="Times New Roman" w:hAnsi="Times New Roman" w:cs="Times New Roman"/>
          <w:sz w:val="24"/>
          <w:szCs w:val="24"/>
        </w:rPr>
        <w:tab/>
      </w:r>
      <w:r>
        <w:rPr>
          <w:rFonts w:ascii="Times New Roman" w:hAnsi="Times New Roman" w:cs="Times New Roman"/>
          <w:sz w:val="24"/>
          <w:szCs w:val="24"/>
        </w:rPr>
        <w:t xml:space="preserve">                    </w:t>
      </w:r>
      <w:r w:rsidRPr="000C1A67">
        <w:rPr>
          <w:rFonts w:ascii="Times New Roman" w:hAnsi="Times New Roman" w:cs="Times New Roman"/>
          <w:sz w:val="24"/>
          <w:szCs w:val="24"/>
        </w:rPr>
        <w:tab/>
      </w:r>
      <w:r w:rsidRPr="000C1A67">
        <w:rPr>
          <w:rFonts w:ascii="Times New Roman" w:hAnsi="Times New Roman" w:cs="Times New Roman"/>
          <w:sz w:val="24"/>
          <w:szCs w:val="24"/>
        </w:rPr>
        <w:tab/>
        <w:t xml:space="preserve">     </w:t>
      </w:r>
      <w:r>
        <w:rPr>
          <w:rFonts w:ascii="Times New Roman" w:hAnsi="Times New Roman" w:cs="Times New Roman"/>
          <w:sz w:val="24"/>
          <w:szCs w:val="24"/>
        </w:rPr>
        <w:t xml:space="preserve"> 17</w:t>
      </w:r>
      <w:r w:rsidRPr="000C1A67">
        <w:rPr>
          <w:rFonts w:ascii="Times New Roman" w:hAnsi="Times New Roman" w:cs="Times New Roman"/>
          <w:sz w:val="24"/>
          <w:szCs w:val="24"/>
        </w:rPr>
        <w:t xml:space="preserve">          </w:t>
      </w:r>
    </w:p>
    <w:p w14:paraId="608CC3B7" w14:textId="21C9F8A5" w:rsidR="00795298" w:rsidRPr="000C1A67" w:rsidRDefault="00795298" w:rsidP="00795298">
      <w:pPr>
        <w:spacing w:line="360" w:lineRule="auto"/>
        <w:rPr>
          <w:rFonts w:ascii="Times New Roman" w:hAnsi="Times New Roman" w:cs="Times New Roman"/>
          <w:b/>
          <w:sz w:val="24"/>
          <w:szCs w:val="24"/>
        </w:rPr>
      </w:pPr>
      <w:r>
        <w:rPr>
          <w:rFonts w:ascii="Times New Roman" w:hAnsi="Times New Roman" w:cs="Times New Roman"/>
          <w:b/>
          <w:sz w:val="24"/>
          <w:szCs w:val="24"/>
        </w:rPr>
        <w:t>6</w:t>
      </w:r>
      <w:r w:rsidRPr="000C1A67">
        <w:rPr>
          <w:rFonts w:ascii="Times New Roman" w:hAnsi="Times New Roman" w:cs="Times New Roman"/>
          <w:b/>
          <w:sz w:val="24"/>
          <w:szCs w:val="24"/>
        </w:rPr>
        <w:t xml:space="preserve">. CHAPTER </w:t>
      </w:r>
      <w:r>
        <w:rPr>
          <w:rFonts w:ascii="Times New Roman" w:hAnsi="Times New Roman" w:cs="Times New Roman"/>
          <w:b/>
          <w:sz w:val="24"/>
          <w:szCs w:val="24"/>
        </w:rPr>
        <w:t>6</w:t>
      </w:r>
      <w:r w:rsidRPr="000C1A67">
        <w:rPr>
          <w:rFonts w:ascii="Times New Roman" w:hAnsi="Times New Roman" w:cs="Times New Roman"/>
          <w:b/>
          <w:sz w:val="24"/>
          <w:szCs w:val="24"/>
        </w:rPr>
        <w:t xml:space="preserve"> CONCLUSION AND FUTURE SCOPE</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19</w:t>
      </w:r>
    </w:p>
    <w:p w14:paraId="133D1E5F" w14:textId="368B7220" w:rsidR="00795298" w:rsidRPr="000C1A67" w:rsidRDefault="00795298" w:rsidP="00795298">
      <w:pPr>
        <w:spacing w:line="360" w:lineRule="auto"/>
        <w:rPr>
          <w:rFonts w:ascii="Times New Roman" w:hAnsi="Times New Roman" w:cs="Times New Roman"/>
          <w:sz w:val="24"/>
          <w:szCs w:val="24"/>
        </w:rPr>
      </w:pPr>
      <w:r w:rsidRPr="000C1A67">
        <w:rPr>
          <w:rFonts w:ascii="Times New Roman" w:hAnsi="Times New Roman" w:cs="Times New Roman"/>
          <w:sz w:val="24"/>
          <w:szCs w:val="24"/>
        </w:rPr>
        <w:t xml:space="preserve">      6.1 Conclusion                                                                                                           </w:t>
      </w:r>
      <w:r>
        <w:rPr>
          <w:rFonts w:ascii="Times New Roman" w:hAnsi="Times New Roman" w:cs="Times New Roman"/>
          <w:sz w:val="24"/>
          <w:szCs w:val="24"/>
        </w:rPr>
        <w:t xml:space="preserve"> 19</w:t>
      </w:r>
    </w:p>
    <w:p w14:paraId="2AC2E2A7" w14:textId="5F9B88B7" w:rsidR="00795298" w:rsidRDefault="00795298" w:rsidP="00795298">
      <w:pPr>
        <w:spacing w:line="360" w:lineRule="auto"/>
        <w:rPr>
          <w:rFonts w:ascii="Times New Roman" w:hAnsi="Times New Roman" w:cs="Times New Roman"/>
          <w:sz w:val="24"/>
          <w:szCs w:val="24"/>
        </w:rPr>
      </w:pPr>
      <w:r w:rsidRPr="000C1A67">
        <w:rPr>
          <w:rFonts w:ascii="Times New Roman" w:hAnsi="Times New Roman" w:cs="Times New Roman"/>
          <w:sz w:val="24"/>
          <w:szCs w:val="24"/>
        </w:rPr>
        <w:t xml:space="preserve">       6.2 Future Scope                                                                                                       </w:t>
      </w:r>
      <w:r>
        <w:rPr>
          <w:rFonts w:ascii="Times New Roman" w:hAnsi="Times New Roman" w:cs="Times New Roman"/>
          <w:sz w:val="24"/>
          <w:szCs w:val="24"/>
        </w:rPr>
        <w:t xml:space="preserve"> 19</w:t>
      </w:r>
    </w:p>
    <w:p w14:paraId="5CBCEB7F" w14:textId="60590C01" w:rsidR="00795298" w:rsidRPr="00412109" w:rsidRDefault="00795298" w:rsidP="00795298">
      <w:pPr>
        <w:spacing w:line="360" w:lineRule="auto"/>
        <w:rPr>
          <w:rFonts w:ascii="Times New Roman" w:hAnsi="Times New Roman" w:cs="Times New Roman"/>
          <w:b/>
          <w:bCs/>
          <w:sz w:val="24"/>
          <w:szCs w:val="24"/>
        </w:rPr>
      </w:pPr>
      <w:r w:rsidRPr="00412109">
        <w:rPr>
          <w:rFonts w:ascii="Times New Roman" w:hAnsi="Times New Roman" w:cs="Times New Roman"/>
          <w:b/>
          <w:bCs/>
          <w:sz w:val="24"/>
          <w:szCs w:val="24"/>
        </w:rPr>
        <w:t xml:space="preserve">7. </w:t>
      </w:r>
      <w:r>
        <w:rPr>
          <w:rFonts w:ascii="Times New Roman" w:hAnsi="Times New Roman" w:cs="Times New Roman"/>
          <w:b/>
          <w:bCs/>
          <w:sz w:val="24"/>
          <w:szCs w:val="24"/>
        </w:rPr>
        <w:t xml:space="preserve"> </w:t>
      </w:r>
      <w:r w:rsidRPr="00412109">
        <w:rPr>
          <w:rFonts w:ascii="Times New Roman" w:hAnsi="Times New Roman" w:cs="Times New Roman"/>
          <w:b/>
          <w:bCs/>
          <w:sz w:val="24"/>
          <w:szCs w:val="24"/>
        </w:rPr>
        <w:t>A</w:t>
      </w:r>
      <w:r>
        <w:rPr>
          <w:rFonts w:ascii="Times New Roman" w:hAnsi="Times New Roman" w:cs="Times New Roman"/>
          <w:b/>
          <w:bCs/>
          <w:sz w:val="24"/>
          <w:szCs w:val="24"/>
        </w:rPr>
        <w:t>PPENDIX</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20</w:t>
      </w:r>
    </w:p>
    <w:p w14:paraId="2609410B" w14:textId="532E6CD6" w:rsidR="00795298" w:rsidRDefault="00795298" w:rsidP="00795298">
      <w:pPr>
        <w:spacing w:line="360" w:lineRule="auto"/>
        <w:rPr>
          <w:rFonts w:ascii="Times New Roman" w:hAnsi="Times New Roman" w:cs="Times New Roman"/>
          <w:b/>
          <w:sz w:val="24"/>
          <w:szCs w:val="24"/>
        </w:rPr>
      </w:pPr>
      <w:r>
        <w:rPr>
          <w:rFonts w:ascii="Times New Roman" w:hAnsi="Times New Roman" w:cs="Times New Roman"/>
          <w:b/>
          <w:sz w:val="24"/>
          <w:szCs w:val="24"/>
        </w:rPr>
        <w:t>8.  REFERENCES</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23</w:t>
      </w:r>
    </w:p>
    <w:p w14:paraId="792735A0" w14:textId="05D6998F" w:rsidR="00795298" w:rsidRPr="000C1A67" w:rsidRDefault="00795298" w:rsidP="00795298">
      <w:pPr>
        <w:spacing w:line="360" w:lineRule="auto"/>
        <w:rPr>
          <w:rFonts w:ascii="Times New Roman" w:hAnsi="Times New Roman" w:cs="Times New Roman"/>
          <w:b/>
          <w:sz w:val="24"/>
          <w:szCs w:val="24"/>
        </w:rPr>
      </w:pPr>
      <w:r>
        <w:rPr>
          <w:rFonts w:ascii="Times New Roman" w:hAnsi="Times New Roman" w:cs="Times New Roman"/>
          <w:b/>
          <w:sz w:val="24"/>
          <w:szCs w:val="24"/>
        </w:rPr>
        <w:t>9.  LIST OF PUBLICATIONS</w:t>
      </w:r>
      <w:r w:rsidR="00C72F07">
        <w:rPr>
          <w:rFonts w:ascii="Times New Roman" w:hAnsi="Times New Roman" w:cs="Times New Roman"/>
          <w:b/>
          <w:sz w:val="24"/>
          <w:szCs w:val="24"/>
        </w:rPr>
        <w:tab/>
      </w:r>
      <w:r w:rsidR="00C72F07">
        <w:rPr>
          <w:rFonts w:ascii="Times New Roman" w:hAnsi="Times New Roman" w:cs="Times New Roman"/>
          <w:b/>
          <w:sz w:val="24"/>
          <w:szCs w:val="24"/>
        </w:rPr>
        <w:tab/>
      </w:r>
      <w:r w:rsidR="00C72F07">
        <w:rPr>
          <w:rFonts w:ascii="Times New Roman" w:hAnsi="Times New Roman" w:cs="Times New Roman"/>
          <w:b/>
          <w:sz w:val="24"/>
          <w:szCs w:val="24"/>
        </w:rPr>
        <w:tab/>
      </w:r>
      <w:r w:rsidR="00C72F07">
        <w:rPr>
          <w:rFonts w:ascii="Times New Roman" w:hAnsi="Times New Roman" w:cs="Times New Roman"/>
          <w:b/>
          <w:sz w:val="24"/>
          <w:szCs w:val="24"/>
        </w:rPr>
        <w:tab/>
      </w:r>
      <w:r w:rsidR="00C72F07">
        <w:rPr>
          <w:rFonts w:ascii="Times New Roman" w:hAnsi="Times New Roman" w:cs="Times New Roman"/>
          <w:b/>
          <w:sz w:val="24"/>
          <w:szCs w:val="24"/>
        </w:rPr>
        <w:tab/>
      </w:r>
      <w:r w:rsidR="00C72F07">
        <w:rPr>
          <w:rFonts w:ascii="Times New Roman" w:hAnsi="Times New Roman" w:cs="Times New Roman"/>
          <w:b/>
          <w:sz w:val="24"/>
          <w:szCs w:val="24"/>
        </w:rPr>
        <w:tab/>
      </w:r>
      <w:r w:rsidR="00C72F07">
        <w:rPr>
          <w:rFonts w:ascii="Times New Roman" w:hAnsi="Times New Roman" w:cs="Times New Roman"/>
          <w:b/>
          <w:sz w:val="24"/>
          <w:szCs w:val="24"/>
        </w:rPr>
        <w:tab/>
        <w:t xml:space="preserve">      27</w:t>
      </w:r>
    </w:p>
    <w:p w14:paraId="2BB65AC8" w14:textId="6D035F93" w:rsidR="00BF01CD" w:rsidRPr="000C1A67" w:rsidRDefault="00795298" w:rsidP="003168C1">
      <w:pPr>
        <w:spacing w:line="360" w:lineRule="auto"/>
        <w:rPr>
          <w:rFonts w:ascii="Times New Roman" w:hAnsi="Times New Roman" w:cs="Times New Roman"/>
          <w:b/>
          <w:sz w:val="24"/>
          <w:szCs w:val="24"/>
        </w:rPr>
      </w:pPr>
      <w:r>
        <w:rPr>
          <w:rFonts w:ascii="Times New Roman" w:hAnsi="Times New Roman" w:cs="Times New Roman"/>
          <w:b/>
          <w:sz w:val="24"/>
          <w:szCs w:val="24"/>
        </w:rPr>
        <w:t>10. SIMILARITY REPORT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C72F07">
        <w:rPr>
          <w:rFonts w:ascii="Times New Roman" w:hAnsi="Times New Roman" w:cs="Times New Roman"/>
          <w:b/>
          <w:sz w:val="24"/>
          <w:szCs w:val="24"/>
        </w:rPr>
        <w:tab/>
      </w:r>
      <w:r w:rsidR="00C72F07">
        <w:rPr>
          <w:rFonts w:ascii="Times New Roman" w:hAnsi="Times New Roman" w:cs="Times New Roman"/>
          <w:b/>
          <w:sz w:val="24"/>
          <w:szCs w:val="24"/>
        </w:rPr>
        <w:tab/>
        <w:t xml:space="preserve">      30</w:t>
      </w:r>
    </w:p>
    <w:p w14:paraId="0B9E6131" w14:textId="77777777" w:rsidR="005A3BD3" w:rsidRDefault="00481D44">
      <w:pPr>
        <w:rPr>
          <w:rFonts w:ascii="Times New Roman" w:hAnsi="Times New Roman" w:cs="Times New Roman"/>
          <w:b/>
          <w:sz w:val="24"/>
          <w:szCs w:val="24"/>
        </w:rPr>
        <w:sectPr w:rsidR="005A3BD3" w:rsidSect="00E7163A">
          <w:pgSz w:w="11906" w:h="16838"/>
          <w:pgMar w:top="1440" w:right="1440" w:bottom="1440" w:left="1440" w:header="708" w:footer="708" w:gutter="0"/>
          <w:pgNumType w:fmt="lowerRoman"/>
          <w:cols w:space="708"/>
          <w:docGrid w:linePitch="360"/>
        </w:sectPr>
      </w:pPr>
      <w:r>
        <w:rPr>
          <w:rFonts w:ascii="Times New Roman" w:hAnsi="Times New Roman" w:cs="Times New Roman"/>
          <w:b/>
          <w:sz w:val="24"/>
          <w:szCs w:val="24"/>
        </w:rPr>
        <w:br w:type="page"/>
      </w:r>
    </w:p>
    <w:p w14:paraId="737EBFE3" w14:textId="0B886BDB" w:rsidR="00481D44" w:rsidRDefault="00481D44">
      <w:pPr>
        <w:rPr>
          <w:rFonts w:ascii="Times New Roman" w:hAnsi="Times New Roman" w:cs="Times New Roman"/>
          <w:b/>
          <w:sz w:val="24"/>
          <w:szCs w:val="24"/>
        </w:rPr>
      </w:pPr>
    </w:p>
    <w:p w14:paraId="6205B8C0" w14:textId="1D5225BF" w:rsidR="00BF01CD" w:rsidRPr="000C1A67" w:rsidRDefault="00BF01CD" w:rsidP="00BF01CD">
      <w:pPr>
        <w:spacing w:line="360" w:lineRule="auto"/>
        <w:jc w:val="center"/>
        <w:rPr>
          <w:rFonts w:ascii="Times New Roman" w:hAnsi="Times New Roman" w:cs="Times New Roman"/>
          <w:b/>
          <w:sz w:val="24"/>
          <w:szCs w:val="24"/>
        </w:rPr>
      </w:pPr>
      <w:r w:rsidRPr="000C1A67">
        <w:rPr>
          <w:rFonts w:ascii="Times New Roman" w:hAnsi="Times New Roman" w:cs="Times New Roman"/>
          <w:b/>
          <w:sz w:val="24"/>
          <w:szCs w:val="24"/>
        </w:rPr>
        <w:t>CHAPTER 1: INTRODUCTION</w:t>
      </w:r>
    </w:p>
    <w:p w14:paraId="108D81A2" w14:textId="2B664399" w:rsidR="00BF01CD" w:rsidRPr="000C1A67" w:rsidRDefault="00BF01CD" w:rsidP="0056222C">
      <w:pPr>
        <w:spacing w:before="480" w:after="0"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This chapter </w:t>
      </w:r>
      <w:r w:rsidR="00F858F6" w:rsidRPr="000C1A67">
        <w:rPr>
          <w:rFonts w:ascii="Times New Roman" w:hAnsi="Times New Roman" w:cs="Times New Roman"/>
          <w:sz w:val="24"/>
          <w:szCs w:val="24"/>
        </w:rPr>
        <w:t xml:space="preserve">gives a brief introduction to the bullwhip effect and its origins. </w:t>
      </w:r>
      <w:r w:rsidR="002264A9" w:rsidRPr="000C1A67">
        <w:rPr>
          <w:rFonts w:ascii="Times New Roman" w:hAnsi="Times New Roman" w:cs="Times New Roman"/>
          <w:sz w:val="24"/>
          <w:szCs w:val="24"/>
        </w:rPr>
        <w:t>It also explains why it is important to study and predict this phenomenon. Also, t</w:t>
      </w:r>
      <w:r w:rsidRPr="000C1A67">
        <w:rPr>
          <w:rFonts w:ascii="Times New Roman" w:hAnsi="Times New Roman" w:cs="Times New Roman"/>
          <w:sz w:val="24"/>
          <w:szCs w:val="24"/>
        </w:rPr>
        <w:t xml:space="preserve">he proposed work has been briefly described, along with the </w:t>
      </w:r>
      <w:r w:rsidR="002264A9" w:rsidRPr="000C1A67">
        <w:rPr>
          <w:rFonts w:ascii="Times New Roman" w:hAnsi="Times New Roman" w:cs="Times New Roman"/>
          <w:sz w:val="24"/>
          <w:szCs w:val="24"/>
        </w:rPr>
        <w:t>motivation of the authors behind this work</w:t>
      </w:r>
      <w:r w:rsidRPr="000C1A67">
        <w:rPr>
          <w:rFonts w:ascii="Times New Roman" w:hAnsi="Times New Roman" w:cs="Times New Roman"/>
          <w:sz w:val="24"/>
          <w:szCs w:val="24"/>
        </w:rPr>
        <w:t>.</w:t>
      </w:r>
      <w:r w:rsidR="002264A9" w:rsidRPr="000C1A67">
        <w:rPr>
          <w:rFonts w:ascii="Times New Roman" w:hAnsi="Times New Roman" w:cs="Times New Roman"/>
          <w:sz w:val="24"/>
          <w:szCs w:val="24"/>
        </w:rPr>
        <w:t xml:space="preserve"> Lastly, the structure of this dissertation is briefly mentioned.</w:t>
      </w:r>
    </w:p>
    <w:p w14:paraId="61927062" w14:textId="51CF5A3F" w:rsidR="00D51CF4" w:rsidRPr="000C1A67" w:rsidRDefault="002264A9" w:rsidP="00D51CF4">
      <w:pPr>
        <w:pStyle w:val="ListParagraph"/>
        <w:numPr>
          <w:ilvl w:val="1"/>
          <w:numId w:val="4"/>
        </w:numPr>
        <w:spacing w:before="480" w:line="360" w:lineRule="auto"/>
        <w:jc w:val="both"/>
        <w:rPr>
          <w:rFonts w:ascii="Times New Roman" w:hAnsi="Times New Roman" w:cs="Times New Roman"/>
          <w:b/>
          <w:bCs/>
          <w:sz w:val="24"/>
          <w:szCs w:val="24"/>
        </w:rPr>
      </w:pPr>
      <w:r w:rsidRPr="000C1A67">
        <w:rPr>
          <w:rFonts w:ascii="Times New Roman" w:hAnsi="Times New Roman" w:cs="Times New Roman"/>
          <w:b/>
          <w:bCs/>
          <w:sz w:val="24"/>
          <w:szCs w:val="24"/>
        </w:rPr>
        <w:t>WHAT IS BULLWHIP EFFECT?</w:t>
      </w:r>
      <w:r w:rsidR="00BF01CD" w:rsidRPr="000C1A67">
        <w:rPr>
          <w:rFonts w:ascii="Times New Roman" w:hAnsi="Times New Roman" w:cs="Times New Roman"/>
          <w:b/>
          <w:bCs/>
          <w:sz w:val="24"/>
          <w:szCs w:val="24"/>
        </w:rPr>
        <w:t xml:space="preserve"> </w:t>
      </w:r>
    </w:p>
    <w:p w14:paraId="49EE5577" w14:textId="160558BD" w:rsidR="00D51CF4" w:rsidRPr="000C1A67" w:rsidRDefault="00D51CF4" w:rsidP="00B757A6">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 xml:space="preserve">Bullwhip effect is a phenomenon observed in the supply chains whenever there is fluctuation in the demand of a commodity. As the fluctuations in the demand increase, the demand forecasting methods give inaccurate results to the upstream members of the supply chain. This erroneous forecasting causes upstream stages of supply chain to either underestimate or overestimate the demand and subsequently maintain inventory levels that are very high and very low. The fluctuations in the inventories, due to very high or very low demands, are progressively amplified as we move upstream in the supply chain. This progressive amplification of the “fluctuations”, or more accurately variance, in the inventory level of upstream members of the supply chain due to fluctuations in the customer demand is called the bullwhip effect. This effect is certainly undesirable due to its negative effect on the inventory costs and extra load that it puts on a supply chain. </w:t>
      </w:r>
    </w:p>
    <w:p w14:paraId="6B314FED" w14:textId="391FCB96" w:rsidR="000715E3" w:rsidRPr="000C1A67" w:rsidRDefault="000715E3" w:rsidP="00B757A6">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b/>
          <w:noProof/>
          <w:spacing w:val="5"/>
          <w:sz w:val="24"/>
          <w:szCs w:val="24"/>
          <w:shd w:val="clear" w:color="auto" w:fill="FFFFFF"/>
          <w:lang w:eastAsia="en-IN"/>
        </w:rPr>
        <w:drawing>
          <wp:anchor distT="0" distB="0" distL="114300" distR="114300" simplePos="0" relativeHeight="251663360" behindDoc="1" locked="0" layoutInCell="1" allowOverlap="1" wp14:anchorId="1B085056" wp14:editId="4D9125D0">
            <wp:simplePos x="0" y="0"/>
            <wp:positionH relativeFrom="column">
              <wp:posOffset>1261534</wp:posOffset>
            </wp:positionH>
            <wp:positionV relativeFrom="paragraph">
              <wp:posOffset>763693</wp:posOffset>
            </wp:positionV>
            <wp:extent cx="3191933" cy="2271324"/>
            <wp:effectExtent l="19050" t="19050" r="27940" b="1524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1933" cy="2271324"/>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D51CF4" w:rsidRPr="000C1A67">
        <w:rPr>
          <w:rFonts w:ascii="Times New Roman" w:hAnsi="Times New Roman" w:cs="Times New Roman"/>
          <w:spacing w:val="5"/>
          <w:sz w:val="24"/>
          <w:szCs w:val="24"/>
          <w:shd w:val="clear" w:color="auto" w:fill="FFFFFF"/>
        </w:rPr>
        <w:t>This effect was first observed by Jay Forrester in 1961. Later in the 90s, this effect became apparent in the supply chains of Proctor and Gamble (P&amp;G) and Hewlett-Packard. The term bullwhip was a</w:t>
      </w:r>
      <w:r w:rsidR="003168C1" w:rsidRPr="000C1A67">
        <w:rPr>
          <w:rFonts w:ascii="Times New Roman" w:hAnsi="Times New Roman" w:cs="Times New Roman"/>
          <w:spacing w:val="5"/>
          <w:sz w:val="24"/>
          <w:szCs w:val="24"/>
          <w:shd w:val="clear" w:color="auto" w:fill="FFFFFF"/>
        </w:rPr>
        <w:t>lso coined at this moment only.</w:t>
      </w:r>
    </w:p>
    <w:p w14:paraId="2351DFE5" w14:textId="686D032D" w:rsidR="00134AC2" w:rsidRPr="000C1A67" w:rsidRDefault="00134AC2" w:rsidP="00BF01CD">
      <w:pPr>
        <w:spacing w:line="360" w:lineRule="auto"/>
        <w:rPr>
          <w:rFonts w:ascii="Times New Roman" w:hAnsi="Times New Roman" w:cs="Times New Roman"/>
          <w:b/>
          <w:spacing w:val="5"/>
          <w:sz w:val="24"/>
          <w:szCs w:val="24"/>
          <w:shd w:val="clear" w:color="auto" w:fill="FFFFFF"/>
        </w:rPr>
      </w:pPr>
    </w:p>
    <w:p w14:paraId="1707268A" w14:textId="12248201" w:rsidR="00134AC2" w:rsidRPr="000C1A67" w:rsidRDefault="00134AC2" w:rsidP="00BF01CD">
      <w:pPr>
        <w:spacing w:line="360" w:lineRule="auto"/>
        <w:rPr>
          <w:rFonts w:ascii="Times New Roman" w:hAnsi="Times New Roman" w:cs="Times New Roman"/>
          <w:b/>
          <w:spacing w:val="5"/>
          <w:sz w:val="24"/>
          <w:szCs w:val="24"/>
          <w:shd w:val="clear" w:color="auto" w:fill="FFFFFF"/>
        </w:rPr>
      </w:pPr>
    </w:p>
    <w:p w14:paraId="085E4784" w14:textId="6EFA7FBD" w:rsidR="00134AC2" w:rsidRPr="000C1A67" w:rsidRDefault="00134AC2" w:rsidP="00BF01CD">
      <w:pPr>
        <w:spacing w:line="360" w:lineRule="auto"/>
        <w:rPr>
          <w:rFonts w:ascii="Times New Roman" w:hAnsi="Times New Roman" w:cs="Times New Roman"/>
          <w:b/>
          <w:spacing w:val="5"/>
          <w:sz w:val="24"/>
          <w:szCs w:val="24"/>
          <w:shd w:val="clear" w:color="auto" w:fill="FFFFFF"/>
        </w:rPr>
      </w:pPr>
    </w:p>
    <w:p w14:paraId="0B1F75F8" w14:textId="79C11769" w:rsidR="003168C1" w:rsidRPr="000C1A67" w:rsidRDefault="003168C1" w:rsidP="00BF01CD">
      <w:pPr>
        <w:spacing w:line="360" w:lineRule="auto"/>
        <w:rPr>
          <w:rFonts w:ascii="Times New Roman" w:hAnsi="Times New Roman" w:cs="Times New Roman"/>
          <w:noProof/>
          <w:sz w:val="24"/>
          <w:szCs w:val="24"/>
          <w:lang w:eastAsia="en-IN"/>
        </w:rPr>
      </w:pPr>
    </w:p>
    <w:p w14:paraId="5FD08369" w14:textId="77777777" w:rsidR="003168C1" w:rsidRPr="000C1A67" w:rsidRDefault="003168C1" w:rsidP="00BF01CD">
      <w:pPr>
        <w:spacing w:line="360" w:lineRule="auto"/>
        <w:rPr>
          <w:rFonts w:ascii="Times New Roman" w:hAnsi="Times New Roman" w:cs="Times New Roman"/>
          <w:b/>
          <w:spacing w:val="5"/>
          <w:sz w:val="24"/>
          <w:szCs w:val="24"/>
          <w:shd w:val="clear" w:color="auto" w:fill="FFFFFF"/>
        </w:rPr>
      </w:pPr>
    </w:p>
    <w:p w14:paraId="5D4E38D2" w14:textId="77777777" w:rsidR="003168C1" w:rsidRPr="000C1A67" w:rsidRDefault="003168C1" w:rsidP="00BF01CD">
      <w:pPr>
        <w:spacing w:line="360" w:lineRule="auto"/>
        <w:rPr>
          <w:rFonts w:ascii="Times New Roman" w:hAnsi="Times New Roman" w:cs="Times New Roman"/>
          <w:b/>
          <w:spacing w:val="5"/>
          <w:sz w:val="24"/>
          <w:szCs w:val="24"/>
          <w:shd w:val="clear" w:color="auto" w:fill="FFFFFF"/>
        </w:rPr>
      </w:pPr>
    </w:p>
    <w:p w14:paraId="1CE6BCCA" w14:textId="44F53DE5" w:rsidR="003168C1" w:rsidRPr="000C1A67" w:rsidRDefault="003168C1" w:rsidP="003168C1">
      <w:pPr>
        <w:spacing w:line="360" w:lineRule="auto"/>
        <w:jc w:val="center"/>
        <w:rPr>
          <w:rFonts w:ascii="Times New Roman" w:hAnsi="Times New Roman" w:cs="Times New Roman"/>
          <w:i/>
          <w:spacing w:val="5"/>
          <w:sz w:val="24"/>
          <w:szCs w:val="24"/>
          <w:shd w:val="clear" w:color="auto" w:fill="FFFFFF"/>
        </w:rPr>
      </w:pPr>
      <w:r w:rsidRPr="000C1A67">
        <w:rPr>
          <w:rFonts w:ascii="Times New Roman" w:hAnsi="Times New Roman" w:cs="Times New Roman"/>
          <w:i/>
          <w:spacing w:val="5"/>
          <w:sz w:val="24"/>
          <w:szCs w:val="24"/>
          <w:shd w:val="clear" w:color="auto" w:fill="FFFFFF"/>
        </w:rPr>
        <w:t>Figure 1</w:t>
      </w:r>
      <w:r w:rsidR="004E704E">
        <w:rPr>
          <w:rFonts w:ascii="Times New Roman" w:hAnsi="Times New Roman" w:cs="Times New Roman"/>
          <w:i/>
          <w:spacing w:val="5"/>
          <w:sz w:val="24"/>
          <w:szCs w:val="24"/>
          <w:shd w:val="clear" w:color="auto" w:fill="FFFFFF"/>
        </w:rPr>
        <w:t>.1</w:t>
      </w:r>
      <w:r w:rsidRPr="000C1A67">
        <w:rPr>
          <w:rFonts w:ascii="Times New Roman" w:hAnsi="Times New Roman" w:cs="Times New Roman"/>
          <w:i/>
          <w:spacing w:val="5"/>
          <w:sz w:val="24"/>
          <w:szCs w:val="24"/>
          <w:shd w:val="clear" w:color="auto" w:fill="FFFFFF"/>
        </w:rPr>
        <w:t>: The bullwhip effect in a supply chain: Sterman (1989)</w:t>
      </w:r>
    </w:p>
    <w:p w14:paraId="1AC603D9" w14:textId="3ACDFAE8" w:rsidR="002264A9" w:rsidRPr="000C1A67" w:rsidRDefault="002264A9" w:rsidP="00BF01CD">
      <w:pPr>
        <w:spacing w:line="360" w:lineRule="auto"/>
        <w:rPr>
          <w:rFonts w:ascii="Times New Roman" w:hAnsi="Times New Roman" w:cs="Times New Roman"/>
          <w:b/>
          <w:spacing w:val="5"/>
          <w:sz w:val="24"/>
          <w:szCs w:val="24"/>
          <w:shd w:val="clear" w:color="auto" w:fill="FFFFFF"/>
        </w:rPr>
      </w:pPr>
      <w:r w:rsidRPr="000C1A67">
        <w:rPr>
          <w:rFonts w:ascii="Times New Roman" w:hAnsi="Times New Roman" w:cs="Times New Roman"/>
          <w:b/>
          <w:spacing w:val="5"/>
          <w:sz w:val="24"/>
          <w:szCs w:val="24"/>
          <w:shd w:val="clear" w:color="auto" w:fill="FFFFFF"/>
        </w:rPr>
        <w:lastRenderedPageBreak/>
        <w:t>1.2 MOTIVATION</w:t>
      </w:r>
    </w:p>
    <w:p w14:paraId="194254F2" w14:textId="10F146C6" w:rsidR="00BF01CD" w:rsidRPr="000C1A67" w:rsidRDefault="00BF01CD" w:rsidP="00B757A6">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With the arrival of the coronavirus pandemic, organisati</w:t>
      </w:r>
      <w:r w:rsidR="00F858F6" w:rsidRPr="000C1A67">
        <w:rPr>
          <w:rFonts w:ascii="Times New Roman" w:hAnsi="Times New Roman" w:cs="Times New Roman"/>
          <w:spacing w:val="5"/>
          <w:sz w:val="24"/>
          <w:szCs w:val="24"/>
          <w:shd w:val="clear" w:color="auto" w:fill="FFFFFF"/>
        </w:rPr>
        <w:t xml:space="preserve">ons around the world suffered a </w:t>
      </w:r>
      <w:r w:rsidRPr="000C1A67">
        <w:rPr>
          <w:rFonts w:ascii="Times New Roman" w:hAnsi="Times New Roman" w:cs="Times New Roman"/>
          <w:spacing w:val="5"/>
          <w:sz w:val="24"/>
          <w:szCs w:val="24"/>
          <w:shd w:val="clear" w:color="auto" w:fill="FFFFFF"/>
        </w:rPr>
        <w:t xml:space="preserve">major decrease in demand. The world moved into a recession (World Bank, 2021). Organisations realised the importance of having a lean system in order to prevent losses. The supply chains of various industries are moving towards a more resilient and lean structure. However, the threat posed by the bullwhip effect </w:t>
      </w:r>
      <w:r w:rsidR="002264A9" w:rsidRPr="000C1A67">
        <w:rPr>
          <w:rFonts w:ascii="Times New Roman" w:hAnsi="Times New Roman" w:cs="Times New Roman"/>
          <w:spacing w:val="5"/>
          <w:sz w:val="24"/>
          <w:szCs w:val="24"/>
          <w:shd w:val="clear" w:color="auto" w:fill="FFFFFF"/>
        </w:rPr>
        <w:t xml:space="preserve">to a lean supply chain </w:t>
      </w:r>
      <w:r w:rsidRPr="000C1A67">
        <w:rPr>
          <w:rFonts w:ascii="Times New Roman" w:hAnsi="Times New Roman" w:cs="Times New Roman"/>
          <w:spacing w:val="5"/>
          <w:sz w:val="24"/>
          <w:szCs w:val="24"/>
          <w:shd w:val="clear" w:color="auto" w:fill="FFFFFF"/>
        </w:rPr>
        <w:t>still looms large as information sharing is not viable in the highly competitive economies, moreover, poor demand forecasting methods contribute substantially to the bullwhip effect. (</w:t>
      </w:r>
      <w:r w:rsidRPr="000C1A67">
        <w:rPr>
          <w:rFonts w:ascii="Times New Roman" w:hAnsi="Times New Roman" w:cs="Times New Roman"/>
          <w:sz w:val="24"/>
          <w:szCs w:val="24"/>
        </w:rPr>
        <w:t xml:space="preserve">Prakash et al 2014) </w:t>
      </w:r>
      <w:r w:rsidRPr="000C1A67">
        <w:rPr>
          <w:rFonts w:ascii="Times New Roman" w:hAnsi="Times New Roman" w:cs="Times New Roman"/>
          <w:spacing w:val="5"/>
          <w:sz w:val="24"/>
          <w:szCs w:val="24"/>
          <w:shd w:val="clear" w:color="auto" w:fill="FFFFFF"/>
        </w:rPr>
        <w:t>Implementation of artificial intelligence techniques in the supply chains of various industries can help forecast the demand with a higher accuracy and prevent the demand amplification phenomenon. (Amin et al 2008)</w:t>
      </w:r>
      <w:r w:rsidR="00EB4379" w:rsidRPr="000C1A67">
        <w:rPr>
          <w:rFonts w:ascii="Times New Roman" w:hAnsi="Times New Roman" w:cs="Times New Roman"/>
          <w:spacing w:val="5"/>
          <w:sz w:val="24"/>
          <w:szCs w:val="24"/>
          <w:shd w:val="clear" w:color="auto" w:fill="FFFFFF"/>
        </w:rPr>
        <w:t xml:space="preserve"> These works are the </w:t>
      </w:r>
      <w:r w:rsidR="003844FB" w:rsidRPr="000C1A67">
        <w:rPr>
          <w:rFonts w:ascii="Times New Roman" w:hAnsi="Times New Roman" w:cs="Times New Roman"/>
          <w:spacing w:val="5"/>
          <w:sz w:val="24"/>
          <w:szCs w:val="24"/>
          <w:shd w:val="clear" w:color="auto" w:fill="FFFFFF"/>
        </w:rPr>
        <w:t>basis of current research as use of AI algorithms in predicting the bullwhip effect has been explored in the current project.</w:t>
      </w:r>
    </w:p>
    <w:p w14:paraId="087BC05A" w14:textId="3F0AAE61" w:rsidR="00BF01CD" w:rsidRPr="000C1A67" w:rsidRDefault="00BF01CD" w:rsidP="00B757A6">
      <w:pPr>
        <w:spacing w:line="360" w:lineRule="auto"/>
        <w:ind w:firstLine="720"/>
        <w:jc w:val="both"/>
        <w:rPr>
          <w:rFonts w:ascii="Times New Roman" w:hAnsi="Times New Roman" w:cs="Times New Roman"/>
          <w:sz w:val="24"/>
          <w:szCs w:val="24"/>
        </w:rPr>
      </w:pPr>
      <w:r w:rsidRPr="000C1A67">
        <w:rPr>
          <w:rFonts w:ascii="Times New Roman" w:hAnsi="Times New Roman" w:cs="Times New Roman"/>
          <w:spacing w:val="5"/>
          <w:sz w:val="24"/>
          <w:szCs w:val="24"/>
          <w:shd w:val="clear" w:color="auto" w:fill="FFFFFF"/>
        </w:rPr>
        <w:t xml:space="preserve">This </w:t>
      </w:r>
      <w:r w:rsidR="00D51CF4" w:rsidRPr="000C1A67">
        <w:rPr>
          <w:rFonts w:ascii="Times New Roman" w:hAnsi="Times New Roman" w:cs="Times New Roman"/>
          <w:spacing w:val="5"/>
          <w:sz w:val="24"/>
          <w:szCs w:val="24"/>
          <w:shd w:val="clear" w:color="auto" w:fill="FFFFFF"/>
        </w:rPr>
        <w:t>project</w:t>
      </w:r>
      <w:r w:rsidRPr="000C1A67">
        <w:rPr>
          <w:rFonts w:ascii="Times New Roman" w:hAnsi="Times New Roman" w:cs="Times New Roman"/>
          <w:spacing w:val="5"/>
          <w:sz w:val="24"/>
          <w:szCs w:val="24"/>
          <w:shd w:val="clear" w:color="auto" w:fill="FFFFFF"/>
        </w:rPr>
        <w:t xml:space="preserve"> aims to model a 4 stage supply chain using the principles laid down by Forrester (1961) and Sternman’s beer game (1983). Using this model, the demand amplification is modelled using the variables such as </w:t>
      </w:r>
      <w:r w:rsidRPr="000C1A67">
        <w:rPr>
          <w:rFonts w:ascii="Times New Roman" w:hAnsi="Times New Roman" w:cs="Times New Roman"/>
          <w:sz w:val="24"/>
          <w:szCs w:val="24"/>
        </w:rPr>
        <w:t>Demand, Receive, Forecast</w:t>
      </w:r>
      <w:r w:rsidR="00D51CF4" w:rsidRPr="000C1A67">
        <w:rPr>
          <w:rFonts w:ascii="Times New Roman" w:hAnsi="Times New Roman" w:cs="Times New Roman"/>
          <w:sz w:val="24"/>
          <w:szCs w:val="24"/>
        </w:rPr>
        <w:t>, Net stock, Lead Time Delivery</w:t>
      </w:r>
      <w:r w:rsidRPr="000C1A67">
        <w:rPr>
          <w:rFonts w:ascii="Times New Roman" w:hAnsi="Times New Roman" w:cs="Times New Roman"/>
          <w:sz w:val="24"/>
          <w:szCs w:val="24"/>
        </w:rPr>
        <w:t xml:space="preserve"> Safety Stock, Order up to Level, Order and cost. Consequently, three artificial intelligence algorithms would be implemented on the dataset generated</w:t>
      </w:r>
      <w:r w:rsidR="00D51CF4" w:rsidRPr="000C1A67">
        <w:rPr>
          <w:rFonts w:ascii="Times New Roman" w:hAnsi="Times New Roman" w:cs="Times New Roman"/>
          <w:sz w:val="24"/>
          <w:szCs w:val="24"/>
        </w:rPr>
        <w:t>, to see which algorithm c</w:t>
      </w:r>
      <w:r w:rsidR="00F858F6" w:rsidRPr="000C1A67">
        <w:rPr>
          <w:rFonts w:ascii="Times New Roman" w:hAnsi="Times New Roman" w:cs="Times New Roman"/>
          <w:sz w:val="24"/>
          <w:szCs w:val="24"/>
        </w:rPr>
        <w:t>an</w:t>
      </w:r>
      <w:r w:rsidR="00D51CF4" w:rsidRPr="000C1A67">
        <w:rPr>
          <w:rFonts w:ascii="Times New Roman" w:hAnsi="Times New Roman" w:cs="Times New Roman"/>
          <w:sz w:val="24"/>
          <w:szCs w:val="24"/>
        </w:rPr>
        <w:t xml:space="preserve"> predict the value of bullwhip effect</w:t>
      </w:r>
      <w:r w:rsidR="00F858F6" w:rsidRPr="000C1A67">
        <w:rPr>
          <w:rFonts w:ascii="Times New Roman" w:hAnsi="Times New Roman" w:cs="Times New Roman"/>
          <w:sz w:val="24"/>
          <w:szCs w:val="24"/>
        </w:rPr>
        <w:t xml:space="preserve"> accurately.</w:t>
      </w:r>
      <w:r w:rsidR="00D51CF4" w:rsidRPr="000C1A67">
        <w:rPr>
          <w:rFonts w:ascii="Times New Roman" w:hAnsi="Times New Roman" w:cs="Times New Roman"/>
          <w:sz w:val="24"/>
          <w:szCs w:val="24"/>
        </w:rPr>
        <w:t xml:space="preserve"> </w:t>
      </w:r>
      <w:r w:rsidR="00F858F6" w:rsidRPr="000C1A67">
        <w:rPr>
          <w:rFonts w:ascii="Times New Roman" w:hAnsi="Times New Roman" w:cs="Times New Roman"/>
          <w:sz w:val="24"/>
          <w:szCs w:val="24"/>
        </w:rPr>
        <w:t xml:space="preserve"> T</w:t>
      </w:r>
      <w:r w:rsidRPr="000C1A67">
        <w:rPr>
          <w:rFonts w:ascii="Times New Roman" w:hAnsi="Times New Roman" w:cs="Times New Roman"/>
          <w:sz w:val="24"/>
          <w:szCs w:val="24"/>
        </w:rPr>
        <w:t xml:space="preserve">he algorithms would </w:t>
      </w:r>
      <w:r w:rsidR="00F858F6" w:rsidRPr="000C1A67">
        <w:rPr>
          <w:rFonts w:ascii="Times New Roman" w:hAnsi="Times New Roman" w:cs="Times New Roman"/>
          <w:sz w:val="24"/>
          <w:szCs w:val="24"/>
        </w:rPr>
        <w:t xml:space="preserve">then </w:t>
      </w:r>
      <w:r w:rsidRPr="000C1A67">
        <w:rPr>
          <w:rFonts w:ascii="Times New Roman" w:hAnsi="Times New Roman" w:cs="Times New Roman"/>
          <w:sz w:val="24"/>
          <w:szCs w:val="24"/>
        </w:rPr>
        <w:t xml:space="preserve">be compared based on the accuracy they offer. </w:t>
      </w:r>
    </w:p>
    <w:p w14:paraId="1B6747C1" w14:textId="54C699A5" w:rsidR="00BF01CD" w:rsidRPr="000C1A67" w:rsidRDefault="00BF01CD" w:rsidP="00B757A6">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The syst</w:t>
      </w:r>
      <w:r w:rsidR="00D51CF4" w:rsidRPr="000C1A67">
        <w:rPr>
          <w:rFonts w:ascii="Times New Roman" w:hAnsi="Times New Roman" w:cs="Times New Roman"/>
          <w:spacing w:val="5"/>
          <w:sz w:val="24"/>
          <w:szCs w:val="24"/>
          <w:shd w:val="clear" w:color="auto" w:fill="FFFFFF"/>
        </w:rPr>
        <w:t>em dynamics model laid down by F</w:t>
      </w:r>
      <w:r w:rsidRPr="000C1A67">
        <w:rPr>
          <w:rFonts w:ascii="Times New Roman" w:hAnsi="Times New Roman" w:cs="Times New Roman"/>
          <w:spacing w:val="5"/>
          <w:sz w:val="24"/>
          <w:szCs w:val="24"/>
          <w:shd w:val="clear" w:color="auto" w:fill="FFFFFF"/>
        </w:rPr>
        <w:t>or</w:t>
      </w:r>
      <w:r w:rsidR="006A19B7" w:rsidRPr="000C1A67">
        <w:rPr>
          <w:rFonts w:ascii="Times New Roman" w:hAnsi="Times New Roman" w:cs="Times New Roman"/>
          <w:spacing w:val="5"/>
          <w:sz w:val="24"/>
          <w:szCs w:val="24"/>
          <w:shd w:val="clear" w:color="auto" w:fill="FFFFFF"/>
        </w:rPr>
        <w:t>r</w:t>
      </w:r>
      <w:r w:rsidRPr="000C1A67">
        <w:rPr>
          <w:rFonts w:ascii="Times New Roman" w:hAnsi="Times New Roman" w:cs="Times New Roman"/>
          <w:spacing w:val="5"/>
          <w:sz w:val="24"/>
          <w:szCs w:val="24"/>
          <w:shd w:val="clear" w:color="auto" w:fill="FFFFFF"/>
        </w:rPr>
        <w:t>ester in 1961 for the supply chain gives us a highly correlated dataset. The value</w:t>
      </w:r>
      <w:r w:rsidR="007A65C3" w:rsidRPr="000C1A67">
        <w:rPr>
          <w:rFonts w:ascii="Times New Roman" w:hAnsi="Times New Roman" w:cs="Times New Roman"/>
          <w:spacing w:val="5"/>
          <w:sz w:val="24"/>
          <w:szCs w:val="24"/>
          <w:shd w:val="clear" w:color="auto" w:fill="FFFFFF"/>
        </w:rPr>
        <w:t>s</w:t>
      </w:r>
      <w:r w:rsidRPr="000C1A67">
        <w:rPr>
          <w:rFonts w:ascii="Times New Roman" w:hAnsi="Times New Roman" w:cs="Times New Roman"/>
          <w:spacing w:val="5"/>
          <w:sz w:val="24"/>
          <w:szCs w:val="24"/>
          <w:shd w:val="clear" w:color="auto" w:fill="FFFFFF"/>
        </w:rPr>
        <w:t xml:space="preserve"> of </w:t>
      </w:r>
      <w:r w:rsidR="007A65C3" w:rsidRPr="000C1A67">
        <w:rPr>
          <w:rFonts w:ascii="Times New Roman" w:hAnsi="Times New Roman" w:cs="Times New Roman"/>
          <w:spacing w:val="5"/>
          <w:sz w:val="24"/>
          <w:szCs w:val="24"/>
          <w:shd w:val="clear" w:color="auto" w:fill="FFFFFF"/>
        </w:rPr>
        <w:t xml:space="preserve">the </w:t>
      </w:r>
      <w:r w:rsidRPr="000C1A67">
        <w:rPr>
          <w:rFonts w:ascii="Times New Roman" w:hAnsi="Times New Roman" w:cs="Times New Roman"/>
          <w:spacing w:val="5"/>
          <w:sz w:val="24"/>
          <w:szCs w:val="24"/>
          <w:shd w:val="clear" w:color="auto" w:fill="FFFFFF"/>
        </w:rPr>
        <w:t>variables are derived from one another. Consequently, certain algorithms would perform better at predicting the bullwhip effect than the rest</w:t>
      </w:r>
      <w:r w:rsidR="00F858F6" w:rsidRPr="000C1A67">
        <w:rPr>
          <w:rFonts w:ascii="Times New Roman" w:hAnsi="Times New Roman" w:cs="Times New Roman"/>
          <w:spacing w:val="5"/>
          <w:sz w:val="24"/>
          <w:szCs w:val="24"/>
          <w:shd w:val="clear" w:color="auto" w:fill="FFFFFF"/>
        </w:rPr>
        <w:t xml:space="preserve"> as they are able to deal with multi-collinearity in a better manner</w:t>
      </w:r>
      <w:r w:rsidRPr="000C1A67">
        <w:rPr>
          <w:rFonts w:ascii="Times New Roman" w:hAnsi="Times New Roman" w:cs="Times New Roman"/>
          <w:spacing w:val="5"/>
          <w:sz w:val="24"/>
          <w:szCs w:val="24"/>
          <w:shd w:val="clear" w:color="auto" w:fill="FFFFFF"/>
        </w:rPr>
        <w:t xml:space="preserve">. The paper compares Decision Tree Regressor, MLP regressor and KNN algorithms and their ability to predict </w:t>
      </w:r>
      <w:r w:rsidR="00D10A91" w:rsidRPr="000C1A67">
        <w:rPr>
          <w:rFonts w:ascii="Times New Roman" w:hAnsi="Times New Roman" w:cs="Times New Roman"/>
          <w:spacing w:val="5"/>
          <w:sz w:val="24"/>
          <w:szCs w:val="24"/>
          <w:shd w:val="clear" w:color="auto" w:fill="FFFFFF"/>
        </w:rPr>
        <w:t xml:space="preserve">the bullwhip effectively. </w:t>
      </w:r>
    </w:p>
    <w:p w14:paraId="6760265B" w14:textId="455176B6" w:rsidR="00BF01CD" w:rsidRPr="000C1A67" w:rsidRDefault="00BF01CD" w:rsidP="00F858F6">
      <w:pPr>
        <w:spacing w:line="360" w:lineRule="auto"/>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The paper further investigates whether algorithms which deal with multi-collinearity can better predict the bullwhip effect than those which are simple regressors.</w:t>
      </w:r>
    </w:p>
    <w:p w14:paraId="108EAF64" w14:textId="77777777" w:rsidR="003844FB" w:rsidRPr="000C1A67" w:rsidRDefault="003844FB" w:rsidP="003844FB">
      <w:pPr>
        <w:spacing w:before="240" w:line="360" w:lineRule="auto"/>
        <w:rPr>
          <w:rFonts w:ascii="Times New Roman" w:hAnsi="Times New Roman" w:cs="Times New Roman"/>
          <w:b/>
          <w:bCs/>
          <w:spacing w:val="5"/>
          <w:sz w:val="24"/>
          <w:szCs w:val="24"/>
          <w:shd w:val="clear" w:color="auto" w:fill="FFFFFF"/>
        </w:rPr>
      </w:pPr>
    </w:p>
    <w:p w14:paraId="4CEB431A" w14:textId="77777777" w:rsidR="003844FB" w:rsidRPr="000C1A67" w:rsidRDefault="003844FB" w:rsidP="003844FB">
      <w:pPr>
        <w:spacing w:before="240" w:line="360" w:lineRule="auto"/>
        <w:rPr>
          <w:rFonts w:ascii="Times New Roman" w:hAnsi="Times New Roman" w:cs="Times New Roman"/>
          <w:b/>
          <w:bCs/>
          <w:spacing w:val="5"/>
          <w:sz w:val="24"/>
          <w:szCs w:val="24"/>
          <w:shd w:val="clear" w:color="auto" w:fill="FFFFFF"/>
        </w:rPr>
      </w:pPr>
    </w:p>
    <w:p w14:paraId="28BEAF4C" w14:textId="77777777" w:rsidR="003844FB" w:rsidRPr="000C1A67" w:rsidRDefault="00FA2CD0" w:rsidP="003844FB">
      <w:pPr>
        <w:spacing w:before="240" w:line="360" w:lineRule="auto"/>
        <w:rPr>
          <w:rFonts w:ascii="Times New Roman" w:hAnsi="Times New Roman" w:cs="Times New Roman"/>
          <w:b/>
          <w:bCs/>
          <w:spacing w:val="5"/>
          <w:sz w:val="24"/>
          <w:szCs w:val="24"/>
          <w:shd w:val="clear" w:color="auto" w:fill="FFFFFF"/>
        </w:rPr>
      </w:pPr>
      <w:r w:rsidRPr="000C1A67">
        <w:rPr>
          <w:rFonts w:ascii="Times New Roman" w:hAnsi="Times New Roman" w:cs="Times New Roman"/>
          <w:b/>
          <w:bCs/>
          <w:spacing w:val="5"/>
          <w:sz w:val="24"/>
          <w:szCs w:val="24"/>
          <w:shd w:val="clear" w:color="auto" w:fill="FFFFFF"/>
        </w:rPr>
        <w:lastRenderedPageBreak/>
        <w:t>1.</w:t>
      </w:r>
      <w:r w:rsidR="00134AC2" w:rsidRPr="000C1A67">
        <w:rPr>
          <w:rFonts w:ascii="Times New Roman" w:hAnsi="Times New Roman" w:cs="Times New Roman"/>
          <w:b/>
          <w:bCs/>
          <w:spacing w:val="5"/>
          <w:sz w:val="24"/>
          <w:szCs w:val="24"/>
          <w:shd w:val="clear" w:color="auto" w:fill="FFFFFF"/>
        </w:rPr>
        <w:t>3</w:t>
      </w:r>
      <w:r w:rsidRPr="000C1A67">
        <w:rPr>
          <w:rFonts w:ascii="Times New Roman" w:hAnsi="Times New Roman" w:cs="Times New Roman"/>
          <w:b/>
          <w:bCs/>
          <w:spacing w:val="5"/>
          <w:sz w:val="24"/>
          <w:szCs w:val="24"/>
          <w:shd w:val="clear" w:color="auto" w:fill="FFFFFF"/>
        </w:rPr>
        <w:t xml:space="preserve"> </w:t>
      </w:r>
      <w:r w:rsidR="00BF01CD" w:rsidRPr="000C1A67">
        <w:rPr>
          <w:rFonts w:ascii="Times New Roman" w:hAnsi="Times New Roman" w:cs="Times New Roman"/>
          <w:b/>
          <w:bCs/>
          <w:spacing w:val="5"/>
          <w:sz w:val="24"/>
          <w:szCs w:val="24"/>
          <w:shd w:val="clear" w:color="auto" w:fill="FFFFFF"/>
        </w:rPr>
        <w:t>ORGANISATION OF THE REPORT</w:t>
      </w:r>
    </w:p>
    <w:p w14:paraId="16CE3084" w14:textId="5464E43D" w:rsidR="00AF30BB" w:rsidRPr="000C1A67" w:rsidRDefault="003B3FB7" w:rsidP="003B3FB7">
      <w:pPr>
        <w:spacing w:line="360" w:lineRule="auto"/>
        <w:jc w:val="both"/>
        <w:rPr>
          <w:rFonts w:ascii="Times New Roman" w:hAnsi="Times New Roman" w:cs="Times New Roman"/>
          <w:b/>
          <w:bCs/>
          <w:spacing w:val="5"/>
          <w:sz w:val="24"/>
          <w:szCs w:val="24"/>
          <w:shd w:val="clear" w:color="auto" w:fill="FFFFFF"/>
        </w:rPr>
      </w:pPr>
      <w:r>
        <w:rPr>
          <w:rFonts w:ascii="Times New Roman" w:hAnsi="Times New Roman" w:cs="Times New Roman"/>
          <w:spacing w:val="5"/>
          <w:sz w:val="24"/>
          <w:szCs w:val="24"/>
          <w:shd w:val="clear" w:color="auto" w:fill="FFFFFF"/>
        </w:rPr>
        <w:t>Chapter</w:t>
      </w:r>
      <w:r w:rsidR="00AF30BB" w:rsidRPr="000C1A67">
        <w:rPr>
          <w:rFonts w:ascii="Times New Roman" w:hAnsi="Times New Roman" w:cs="Times New Roman"/>
          <w:spacing w:val="5"/>
          <w:sz w:val="24"/>
          <w:szCs w:val="24"/>
          <w:shd w:val="clear" w:color="auto" w:fill="FFFFFF"/>
        </w:rPr>
        <w:t xml:space="preserve"> 2 offers a concise summary of the effect of bullwhip effect and the correlation between bullwhip and various variables. We continue to explain the 4 stage supply chain model and simulation and lastly, we explain how to measure the bullwhip effect. </w:t>
      </w:r>
    </w:p>
    <w:p w14:paraId="7F280833" w14:textId="0F2D0EB7" w:rsidR="00AF30BB" w:rsidRPr="000C1A67" w:rsidRDefault="003B3FB7" w:rsidP="00EB4379">
      <w:p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Chapter</w:t>
      </w:r>
      <w:r w:rsidR="00AF30BB" w:rsidRPr="000C1A67">
        <w:rPr>
          <w:rFonts w:ascii="Times New Roman" w:hAnsi="Times New Roman" w:cs="Times New Roman"/>
          <w:spacing w:val="5"/>
          <w:sz w:val="24"/>
          <w:szCs w:val="24"/>
          <w:shd w:val="clear" w:color="auto" w:fill="FFFFFF"/>
        </w:rPr>
        <w:t xml:space="preserve"> 3 introduces Ways to </w:t>
      </w:r>
      <w:r>
        <w:rPr>
          <w:rFonts w:ascii="Times New Roman" w:hAnsi="Times New Roman" w:cs="Times New Roman"/>
          <w:spacing w:val="5"/>
          <w:sz w:val="24"/>
          <w:szCs w:val="24"/>
          <w:shd w:val="clear" w:color="auto" w:fill="FFFFFF"/>
        </w:rPr>
        <w:t>measure</w:t>
      </w:r>
      <w:r w:rsidR="00AF30BB" w:rsidRPr="000C1A67">
        <w:rPr>
          <w:rFonts w:ascii="Times New Roman" w:hAnsi="Times New Roman" w:cs="Times New Roman"/>
          <w:spacing w:val="5"/>
          <w:sz w:val="24"/>
          <w:szCs w:val="24"/>
          <w:shd w:val="clear" w:color="auto" w:fill="FFFFFF"/>
        </w:rPr>
        <w:t xml:space="preserve"> bullwhip and </w:t>
      </w:r>
      <w:r>
        <w:rPr>
          <w:rFonts w:ascii="Times New Roman" w:hAnsi="Times New Roman" w:cs="Times New Roman"/>
          <w:spacing w:val="5"/>
          <w:sz w:val="24"/>
          <w:szCs w:val="24"/>
          <w:shd w:val="clear" w:color="auto" w:fill="FFFFFF"/>
        </w:rPr>
        <w:t>describes the 4 stage supply chain model used to generate the data for analysis.</w:t>
      </w:r>
    </w:p>
    <w:p w14:paraId="3DCF8679" w14:textId="5BACEDCA" w:rsidR="00AF30BB" w:rsidRPr="000C1A67" w:rsidRDefault="003B3FB7" w:rsidP="00EB4379">
      <w:p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Chapter</w:t>
      </w:r>
      <w:r w:rsidR="00AF30BB" w:rsidRPr="000C1A67">
        <w:rPr>
          <w:rFonts w:ascii="Times New Roman" w:hAnsi="Times New Roman" w:cs="Times New Roman"/>
          <w:spacing w:val="5"/>
          <w:sz w:val="24"/>
          <w:szCs w:val="24"/>
          <w:shd w:val="clear" w:color="auto" w:fill="FFFFFF"/>
        </w:rPr>
        <w:t xml:space="preserve"> 4 illustrates the process of Data Collection for this project applicability for SCRM within a </w:t>
      </w:r>
      <w:r w:rsidR="00EC1BD2">
        <w:rPr>
          <w:rFonts w:ascii="Times New Roman" w:hAnsi="Times New Roman" w:cs="Times New Roman"/>
          <w:spacing w:val="5"/>
          <w:sz w:val="24"/>
          <w:szCs w:val="24"/>
          <w:shd w:val="clear" w:color="auto" w:fill="FFFFFF"/>
        </w:rPr>
        <w:t>virtual</w:t>
      </w:r>
      <w:r w:rsidR="00AF30BB" w:rsidRPr="000C1A67">
        <w:rPr>
          <w:rFonts w:ascii="Times New Roman" w:hAnsi="Times New Roman" w:cs="Times New Roman"/>
          <w:spacing w:val="5"/>
          <w:sz w:val="24"/>
          <w:szCs w:val="24"/>
          <w:shd w:val="clear" w:color="auto" w:fill="FFFFFF"/>
        </w:rPr>
        <w:t xml:space="preserve">-world supply chain. Then, </w:t>
      </w:r>
      <w:r>
        <w:rPr>
          <w:rFonts w:ascii="Times New Roman" w:hAnsi="Times New Roman" w:cs="Times New Roman"/>
          <w:spacing w:val="5"/>
          <w:sz w:val="24"/>
          <w:szCs w:val="24"/>
          <w:shd w:val="clear" w:color="auto" w:fill="FFFFFF"/>
        </w:rPr>
        <w:t>this chapter also</w:t>
      </w:r>
      <w:r w:rsidR="00AF30BB" w:rsidRPr="000C1A67">
        <w:rPr>
          <w:rFonts w:ascii="Times New Roman" w:hAnsi="Times New Roman" w:cs="Times New Roman"/>
          <w:spacing w:val="5"/>
          <w:sz w:val="24"/>
          <w:szCs w:val="24"/>
          <w:shd w:val="clear" w:color="auto" w:fill="FFFFFF"/>
        </w:rPr>
        <w:t xml:space="preserve"> presents various machine learning algorithms used and their advantages and disadvantages. It also talks about the Research methodology. The algorithms used were </w:t>
      </w:r>
    </w:p>
    <w:p w14:paraId="5D66AE71" w14:textId="77777777" w:rsidR="00AF30BB" w:rsidRPr="000C1A67" w:rsidRDefault="00AF30BB" w:rsidP="00EB4379">
      <w:pPr>
        <w:spacing w:after="0" w:line="360" w:lineRule="auto"/>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w:t>
      </w:r>
      <w:r w:rsidRPr="000C1A67">
        <w:rPr>
          <w:rFonts w:ascii="Times New Roman" w:hAnsi="Times New Roman" w:cs="Times New Roman"/>
          <w:spacing w:val="5"/>
          <w:sz w:val="24"/>
          <w:szCs w:val="24"/>
          <w:shd w:val="clear" w:color="auto" w:fill="FFFFFF"/>
        </w:rPr>
        <w:tab/>
        <w:t>Linear Regression</w:t>
      </w:r>
    </w:p>
    <w:p w14:paraId="473F00C3" w14:textId="77777777" w:rsidR="00AF30BB" w:rsidRPr="000C1A67" w:rsidRDefault="00AF30BB" w:rsidP="00EB4379">
      <w:pPr>
        <w:spacing w:after="0" w:line="360" w:lineRule="auto"/>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w:t>
      </w:r>
      <w:r w:rsidRPr="000C1A67">
        <w:rPr>
          <w:rFonts w:ascii="Times New Roman" w:hAnsi="Times New Roman" w:cs="Times New Roman"/>
          <w:spacing w:val="5"/>
          <w:sz w:val="24"/>
          <w:szCs w:val="24"/>
          <w:shd w:val="clear" w:color="auto" w:fill="FFFFFF"/>
        </w:rPr>
        <w:tab/>
        <w:t xml:space="preserve">KNN </w:t>
      </w:r>
    </w:p>
    <w:p w14:paraId="570D1F44" w14:textId="63F8C4A2" w:rsidR="00AF30BB" w:rsidRPr="000C1A67" w:rsidRDefault="00EC1BD2" w:rsidP="00EB4379">
      <w:pPr>
        <w:spacing w:after="0" w:line="360" w:lineRule="auto"/>
        <w:jc w:val="both"/>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t>•</w:t>
      </w:r>
      <w:r>
        <w:rPr>
          <w:rFonts w:ascii="Times New Roman" w:hAnsi="Times New Roman" w:cs="Times New Roman"/>
          <w:spacing w:val="5"/>
          <w:sz w:val="24"/>
          <w:szCs w:val="24"/>
          <w:shd w:val="clear" w:color="auto" w:fill="FFFFFF"/>
        </w:rPr>
        <w:tab/>
        <w:t>M</w:t>
      </w:r>
      <w:r w:rsidR="00AF30BB" w:rsidRPr="000C1A67">
        <w:rPr>
          <w:rFonts w:ascii="Times New Roman" w:hAnsi="Times New Roman" w:cs="Times New Roman"/>
          <w:spacing w:val="5"/>
          <w:sz w:val="24"/>
          <w:szCs w:val="24"/>
          <w:shd w:val="clear" w:color="auto" w:fill="FFFFFF"/>
        </w:rPr>
        <w:t>LP Regressor</w:t>
      </w:r>
    </w:p>
    <w:p w14:paraId="5FC8F13A" w14:textId="660E96C9" w:rsidR="003D746B" w:rsidRDefault="00AF30BB" w:rsidP="00EB4379">
      <w:pPr>
        <w:spacing w:after="0" w:line="360" w:lineRule="auto"/>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 xml:space="preserve">The results are discussed in </w:t>
      </w:r>
      <w:r w:rsidR="003B3FB7">
        <w:rPr>
          <w:rFonts w:ascii="Times New Roman" w:hAnsi="Times New Roman" w:cs="Times New Roman"/>
          <w:spacing w:val="5"/>
          <w:sz w:val="24"/>
          <w:szCs w:val="24"/>
          <w:shd w:val="clear" w:color="auto" w:fill="FFFFFF"/>
        </w:rPr>
        <w:t>Chapter 5</w:t>
      </w:r>
      <w:r w:rsidRPr="000C1A67">
        <w:rPr>
          <w:rFonts w:ascii="Times New Roman" w:hAnsi="Times New Roman" w:cs="Times New Roman"/>
          <w:spacing w:val="5"/>
          <w:sz w:val="24"/>
          <w:szCs w:val="24"/>
          <w:shd w:val="clear" w:color="auto" w:fill="FFFFFF"/>
        </w:rPr>
        <w:t xml:space="preserve">. Finally, </w:t>
      </w:r>
      <w:r w:rsidR="00CD71B4">
        <w:rPr>
          <w:rFonts w:ascii="Times New Roman" w:hAnsi="Times New Roman" w:cs="Times New Roman"/>
          <w:spacing w:val="5"/>
          <w:sz w:val="24"/>
          <w:szCs w:val="24"/>
          <w:shd w:val="clear" w:color="auto" w:fill="FFFFFF"/>
        </w:rPr>
        <w:t>Chapter 6</w:t>
      </w:r>
      <w:r w:rsidRPr="000C1A67">
        <w:rPr>
          <w:rFonts w:ascii="Times New Roman" w:hAnsi="Times New Roman" w:cs="Times New Roman"/>
          <w:spacing w:val="5"/>
          <w:sz w:val="24"/>
          <w:szCs w:val="24"/>
          <w:shd w:val="clear" w:color="auto" w:fill="FFFFFF"/>
        </w:rPr>
        <w:t xml:space="preserve"> illustrates the conclusions of the project.</w:t>
      </w:r>
    </w:p>
    <w:p w14:paraId="576E9567" w14:textId="665253F3" w:rsidR="003844FB" w:rsidRPr="003D746B" w:rsidRDefault="003D746B" w:rsidP="003D746B">
      <w:pPr>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br w:type="page"/>
      </w:r>
    </w:p>
    <w:p w14:paraId="4060C9BF" w14:textId="6954F71E" w:rsidR="00D3759D" w:rsidRPr="000C1A67" w:rsidRDefault="00E93EF8" w:rsidP="00622494">
      <w:pPr>
        <w:spacing w:line="360" w:lineRule="auto"/>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 xml:space="preserve">CHAPTER 2: </w:t>
      </w:r>
      <w:r w:rsidR="00622494" w:rsidRPr="000C1A67">
        <w:rPr>
          <w:rFonts w:ascii="Times New Roman" w:hAnsi="Times New Roman" w:cs="Times New Roman"/>
          <w:b/>
          <w:sz w:val="24"/>
          <w:szCs w:val="24"/>
        </w:rPr>
        <w:t>LITERATURE REVIEW</w:t>
      </w:r>
    </w:p>
    <w:p w14:paraId="056DF01B" w14:textId="547D2A7C" w:rsidR="00B465C0" w:rsidRPr="000C1A67" w:rsidRDefault="000E4FEC" w:rsidP="00B465C0">
      <w:pPr>
        <w:spacing w:line="360" w:lineRule="auto"/>
        <w:jc w:val="both"/>
        <w:rPr>
          <w:rFonts w:ascii="Times New Roman" w:hAnsi="Times New Roman" w:cs="Times New Roman"/>
          <w:b/>
          <w:sz w:val="24"/>
          <w:szCs w:val="24"/>
        </w:rPr>
      </w:pPr>
      <w:r w:rsidRPr="000C1A67">
        <w:rPr>
          <w:rFonts w:ascii="Times New Roman" w:hAnsi="Times New Roman" w:cs="Times New Roman"/>
          <w:b/>
          <w:sz w:val="24"/>
          <w:szCs w:val="24"/>
        </w:rPr>
        <w:t xml:space="preserve">2.1 </w:t>
      </w:r>
      <w:r w:rsidR="002447ED">
        <w:rPr>
          <w:rFonts w:ascii="Times New Roman" w:hAnsi="Times New Roman" w:cs="Times New Roman"/>
          <w:b/>
          <w:sz w:val="24"/>
          <w:szCs w:val="24"/>
        </w:rPr>
        <w:t>BULLWHIP EFFECT</w:t>
      </w:r>
    </w:p>
    <w:p w14:paraId="65A0E731" w14:textId="0E813358" w:rsidR="00B465C0" w:rsidRPr="000C1A67" w:rsidRDefault="00B465C0"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Supply Chain management is defined as the strategic, systematic and coordination of business functions and the tactics followed between these functional groups, both wit</w:t>
      </w:r>
      <w:r w:rsidR="000E4FEC" w:rsidRPr="000C1A67">
        <w:rPr>
          <w:rFonts w:ascii="Times New Roman" w:hAnsi="Times New Roman" w:cs="Times New Roman"/>
          <w:sz w:val="24"/>
          <w:szCs w:val="24"/>
        </w:rPr>
        <w:t>hin and across companies</w:t>
      </w:r>
      <w:r w:rsidRPr="000C1A67">
        <w:rPr>
          <w:rFonts w:ascii="Times New Roman" w:hAnsi="Times New Roman" w:cs="Times New Roman"/>
          <w:sz w:val="24"/>
          <w:szCs w:val="24"/>
        </w:rPr>
        <w:t xml:space="preserve"> (Mentzer et al</w:t>
      </w:r>
      <w:r w:rsidR="000E4FEC" w:rsidRPr="000C1A67">
        <w:rPr>
          <w:rFonts w:ascii="Times New Roman" w:hAnsi="Times New Roman" w:cs="Times New Roman"/>
          <w:sz w:val="24"/>
          <w:szCs w:val="24"/>
        </w:rPr>
        <w:t>.,</w:t>
      </w:r>
      <w:r w:rsidRPr="000C1A67">
        <w:rPr>
          <w:rFonts w:ascii="Times New Roman" w:hAnsi="Times New Roman" w:cs="Times New Roman"/>
          <w:sz w:val="24"/>
          <w:szCs w:val="24"/>
        </w:rPr>
        <w:t xml:space="preserve"> 2012). The long term performance of individual companies and the entire supply chain is improved. One of the major problems faced in a supply chain is the undulating demand. The demand causes irregular movement of goods making it harder to accurately forecast sales, manage inventory and r</w:t>
      </w:r>
      <w:r w:rsidR="000E4FEC" w:rsidRPr="000C1A67">
        <w:rPr>
          <w:rFonts w:ascii="Times New Roman" w:hAnsi="Times New Roman" w:cs="Times New Roman"/>
          <w:sz w:val="24"/>
          <w:szCs w:val="24"/>
        </w:rPr>
        <w:t>educe service levels (Zotteri G</w:t>
      </w:r>
      <w:r w:rsidRPr="000C1A67">
        <w:rPr>
          <w:rFonts w:ascii="Times New Roman" w:hAnsi="Times New Roman" w:cs="Times New Roman"/>
          <w:sz w:val="24"/>
          <w:szCs w:val="24"/>
        </w:rPr>
        <w:t>,</w:t>
      </w:r>
      <w:r w:rsidR="000E4FEC" w:rsidRPr="000C1A67">
        <w:rPr>
          <w:rFonts w:ascii="Times New Roman" w:hAnsi="Times New Roman" w:cs="Times New Roman"/>
          <w:sz w:val="24"/>
          <w:szCs w:val="24"/>
        </w:rPr>
        <w:t xml:space="preserve"> </w:t>
      </w:r>
      <w:r w:rsidRPr="000C1A67">
        <w:rPr>
          <w:rFonts w:ascii="Times New Roman" w:hAnsi="Times New Roman" w:cs="Times New Roman"/>
          <w:sz w:val="24"/>
          <w:szCs w:val="24"/>
        </w:rPr>
        <w:t>2013)</w:t>
      </w:r>
      <w:r w:rsidR="000E4FEC" w:rsidRPr="000C1A67">
        <w:rPr>
          <w:rFonts w:ascii="Times New Roman" w:hAnsi="Times New Roman" w:cs="Times New Roman"/>
          <w:sz w:val="24"/>
          <w:szCs w:val="24"/>
        </w:rPr>
        <w:t>.</w:t>
      </w:r>
      <w:r w:rsidRPr="000C1A67">
        <w:rPr>
          <w:rFonts w:ascii="Times New Roman" w:hAnsi="Times New Roman" w:cs="Times New Roman"/>
          <w:sz w:val="24"/>
          <w:szCs w:val="24"/>
        </w:rPr>
        <w:t xml:space="preserve"> These fluctuations are known as the Bullwhip Effect</w:t>
      </w:r>
      <w:r w:rsidR="00D80C54" w:rsidRPr="000C1A67">
        <w:rPr>
          <w:rFonts w:ascii="Times New Roman" w:hAnsi="Times New Roman" w:cs="Times New Roman"/>
          <w:sz w:val="24"/>
          <w:szCs w:val="24"/>
        </w:rPr>
        <w:t>.</w:t>
      </w:r>
      <w:r w:rsidRPr="000C1A67">
        <w:rPr>
          <w:rFonts w:ascii="Times New Roman" w:hAnsi="Times New Roman" w:cs="Times New Roman"/>
          <w:sz w:val="24"/>
          <w:szCs w:val="24"/>
        </w:rPr>
        <w:t xml:space="preserve"> It was first studied by Forrester in 1958. It is observed when the variations in demand orders amplify and move across the supply from a local retailer to a larg</w:t>
      </w:r>
      <w:r w:rsidR="000E4FEC" w:rsidRPr="000C1A67">
        <w:rPr>
          <w:rFonts w:ascii="Times New Roman" w:hAnsi="Times New Roman" w:cs="Times New Roman"/>
          <w:sz w:val="24"/>
          <w:szCs w:val="24"/>
        </w:rPr>
        <w:t>e scale manufacturer (Forrester</w:t>
      </w:r>
      <w:r w:rsidRPr="000C1A67">
        <w:rPr>
          <w:rFonts w:ascii="Times New Roman" w:hAnsi="Times New Roman" w:cs="Times New Roman"/>
          <w:sz w:val="24"/>
          <w:szCs w:val="24"/>
        </w:rPr>
        <w:t>, 1958). The impact of the bullwhip effect is extremely detrimental to any organisation. Extensive research has been conducted to reduce the Bullwhip effect using methods such as Forecasting and Replenishment, Vendor Managed Inventory</w:t>
      </w:r>
      <w:r w:rsidR="000E4FEC" w:rsidRPr="000C1A67">
        <w:rPr>
          <w:rFonts w:ascii="Times New Roman" w:hAnsi="Times New Roman" w:cs="Times New Roman"/>
          <w:sz w:val="24"/>
          <w:szCs w:val="24"/>
        </w:rPr>
        <w:t>, Collaborative Planning etc. (L</w:t>
      </w:r>
      <w:r w:rsidRPr="000C1A67">
        <w:rPr>
          <w:rFonts w:ascii="Times New Roman" w:hAnsi="Times New Roman" w:cs="Times New Roman"/>
          <w:sz w:val="24"/>
          <w:szCs w:val="24"/>
        </w:rPr>
        <w:t>i e</w:t>
      </w:r>
      <w:r w:rsidR="000E4FEC" w:rsidRPr="000C1A67">
        <w:rPr>
          <w:rFonts w:ascii="Times New Roman" w:hAnsi="Times New Roman" w:cs="Times New Roman"/>
          <w:sz w:val="24"/>
          <w:szCs w:val="24"/>
        </w:rPr>
        <w:t xml:space="preserve">t al 2013, Jaipuria et al 2014, </w:t>
      </w:r>
      <w:r w:rsidRPr="000C1A67">
        <w:rPr>
          <w:rFonts w:ascii="Times New Roman" w:hAnsi="Times New Roman" w:cs="Times New Roman"/>
          <w:sz w:val="24"/>
          <w:szCs w:val="24"/>
        </w:rPr>
        <w:t>Hussain et a</w:t>
      </w:r>
      <w:r w:rsidR="000E4FEC" w:rsidRPr="000C1A67">
        <w:rPr>
          <w:rFonts w:ascii="Times New Roman" w:hAnsi="Times New Roman" w:cs="Times New Roman"/>
          <w:sz w:val="24"/>
          <w:szCs w:val="24"/>
        </w:rPr>
        <w:t xml:space="preserve">l 2012, Bhattacharya et al. 2011, </w:t>
      </w:r>
      <w:r w:rsidR="00667E93" w:rsidRPr="000C1A67">
        <w:rPr>
          <w:rFonts w:ascii="Times New Roman" w:hAnsi="Times New Roman" w:cs="Times New Roman"/>
          <w:sz w:val="24"/>
          <w:szCs w:val="24"/>
        </w:rPr>
        <w:t>C</w:t>
      </w:r>
      <w:r w:rsidRPr="000C1A67">
        <w:rPr>
          <w:rFonts w:ascii="Times New Roman" w:hAnsi="Times New Roman" w:cs="Times New Roman"/>
          <w:sz w:val="24"/>
          <w:szCs w:val="24"/>
        </w:rPr>
        <w:t xml:space="preserve">iancimino et al 2012). Even though there have been major advancements in Information and Communication Technology. The Bullwhip effect still haunts the supply chain. </w:t>
      </w:r>
    </w:p>
    <w:p w14:paraId="68D22328" w14:textId="402450DB" w:rsidR="00B465C0" w:rsidRPr="000C1A67" w:rsidRDefault="000E4FEC" w:rsidP="00B465C0">
      <w:pPr>
        <w:spacing w:line="360" w:lineRule="auto"/>
        <w:jc w:val="both"/>
        <w:rPr>
          <w:rFonts w:ascii="Times New Roman" w:hAnsi="Times New Roman" w:cs="Times New Roman"/>
          <w:b/>
          <w:sz w:val="24"/>
          <w:szCs w:val="24"/>
        </w:rPr>
      </w:pPr>
      <w:r w:rsidRPr="000C1A67">
        <w:rPr>
          <w:rFonts w:ascii="Times New Roman" w:hAnsi="Times New Roman" w:cs="Times New Roman"/>
          <w:b/>
          <w:sz w:val="24"/>
          <w:szCs w:val="24"/>
        </w:rPr>
        <w:t xml:space="preserve">2.2 </w:t>
      </w:r>
      <w:r w:rsidR="002447ED">
        <w:rPr>
          <w:rFonts w:ascii="Times New Roman" w:hAnsi="Times New Roman" w:cs="Times New Roman"/>
          <w:b/>
          <w:sz w:val="24"/>
          <w:szCs w:val="24"/>
        </w:rPr>
        <w:t>CAUSES OF THE BULLWHIP EFFECT</w:t>
      </w:r>
    </w:p>
    <w:p w14:paraId="6525F273" w14:textId="694EBA70" w:rsidR="000E4FEC" w:rsidRPr="000C1A67" w:rsidRDefault="000E4FEC"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Significant effort has been put in research to find the underlying causes of this effect. Based on the literature, the main causes behind the bullwhip effect can be divided into two major categories namely behavioural and operational causes (Udenio et al., 2017).   Behavioural (or psychological) causes include all the causes that arise due to improper decision made by humans responsible for running the supply chain. This can be due to various reasons such as lack of cognitive capability of the individual or stressful work atmosphere (Yang et al., 2021) Mostly, over or underestimation of  the supply or demand capabilities is the underlying cause under this category. (Udenio et al., 2017)</w:t>
      </w:r>
    </w:p>
    <w:p w14:paraId="70186904" w14:textId="7122F439" w:rsidR="000E4FEC" w:rsidRPr="000C1A67" w:rsidRDefault="000E4FEC" w:rsidP="000E4FEC">
      <w:p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t>The operational reasons for the bullwhip are mentioned below,</w:t>
      </w:r>
    </w:p>
    <w:p w14:paraId="4E3C1A20" w14:textId="1AB50B5E" w:rsidR="00B465C0" w:rsidRPr="000C1A67" w:rsidRDefault="00B465C0" w:rsidP="00D80C54">
      <w:pPr>
        <w:pStyle w:val="ListParagraph"/>
        <w:numPr>
          <w:ilvl w:val="0"/>
          <w:numId w:val="8"/>
        </w:num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t>Amplification of demand order variation (Lee et al 1997)</w:t>
      </w:r>
    </w:p>
    <w:p w14:paraId="72C32C71" w14:textId="77777777" w:rsidR="00B465C0" w:rsidRPr="000C1A67" w:rsidRDefault="00B465C0" w:rsidP="00D80C54">
      <w:pPr>
        <w:pStyle w:val="ListParagraph"/>
        <w:numPr>
          <w:ilvl w:val="0"/>
          <w:numId w:val="8"/>
        </w:num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t>Lack of coordination between stakeholders in the supply chain (Bhattacharya et al 2011)</w:t>
      </w:r>
    </w:p>
    <w:p w14:paraId="448CDDB1" w14:textId="77777777" w:rsidR="00B465C0" w:rsidRPr="000C1A67" w:rsidRDefault="00B465C0" w:rsidP="00D80C54">
      <w:pPr>
        <w:pStyle w:val="ListParagraph"/>
        <w:numPr>
          <w:ilvl w:val="0"/>
          <w:numId w:val="8"/>
        </w:num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t xml:space="preserve">Lack of transparent information sharing (Bhattacharya et al 2011) </w:t>
      </w:r>
    </w:p>
    <w:p w14:paraId="6B21A5B1" w14:textId="77777777" w:rsidR="00B465C0" w:rsidRPr="000C1A67" w:rsidRDefault="00B465C0" w:rsidP="00D80C54">
      <w:pPr>
        <w:pStyle w:val="ListParagraph"/>
        <w:numPr>
          <w:ilvl w:val="0"/>
          <w:numId w:val="8"/>
        </w:num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lastRenderedPageBreak/>
        <w:t>Excess inventories throughout the supply chain to avoid stockout (Suki 2009)</w:t>
      </w:r>
    </w:p>
    <w:p w14:paraId="04DE61B4" w14:textId="7B128AAF" w:rsidR="00B465C0" w:rsidRPr="000C1A67" w:rsidRDefault="00B465C0" w:rsidP="00D80C54">
      <w:pPr>
        <w:pStyle w:val="ListParagraph"/>
        <w:numPr>
          <w:ilvl w:val="0"/>
          <w:numId w:val="8"/>
        </w:numPr>
        <w:spacing w:line="360" w:lineRule="auto"/>
        <w:jc w:val="both"/>
        <w:rPr>
          <w:rFonts w:ascii="Times New Roman" w:hAnsi="Times New Roman" w:cs="Times New Roman"/>
          <w:sz w:val="24"/>
          <w:szCs w:val="24"/>
        </w:rPr>
      </w:pPr>
      <w:r w:rsidRPr="000C1A67">
        <w:rPr>
          <w:rFonts w:ascii="Times New Roman" w:hAnsi="Times New Roman" w:cs="Times New Roman"/>
          <w:sz w:val="24"/>
          <w:szCs w:val="24"/>
        </w:rPr>
        <w:t>Invent</w:t>
      </w:r>
      <w:r w:rsidR="00D80C54" w:rsidRPr="000C1A67">
        <w:rPr>
          <w:rFonts w:ascii="Times New Roman" w:hAnsi="Times New Roman" w:cs="Times New Roman"/>
          <w:sz w:val="24"/>
          <w:szCs w:val="24"/>
        </w:rPr>
        <w:t>ory Stock-outs (Sun et al 2005)</w:t>
      </w:r>
    </w:p>
    <w:p w14:paraId="3AEF3FFA" w14:textId="3EFF793B" w:rsidR="00B465C0" w:rsidRPr="0000160A" w:rsidRDefault="00B465C0" w:rsidP="0000160A">
      <w:pPr>
        <w:spacing w:line="360" w:lineRule="auto"/>
        <w:ind w:firstLine="360"/>
        <w:jc w:val="both"/>
        <w:rPr>
          <w:rFonts w:ascii="Times New Roman" w:hAnsi="Times New Roman" w:cs="Times New Roman"/>
          <w:sz w:val="24"/>
          <w:szCs w:val="24"/>
        </w:rPr>
      </w:pPr>
      <w:r w:rsidRPr="0045558B">
        <w:rPr>
          <w:rFonts w:ascii="Times New Roman" w:hAnsi="Times New Roman" w:cs="Times New Roman"/>
          <w:sz w:val="24"/>
          <w:szCs w:val="24"/>
        </w:rPr>
        <w:t>The operational bullwhip effect can be addressed di</w:t>
      </w:r>
      <w:r w:rsidR="00622494" w:rsidRPr="0045558B">
        <w:rPr>
          <w:rFonts w:ascii="Times New Roman" w:hAnsi="Times New Roman" w:cs="Times New Roman"/>
          <w:sz w:val="24"/>
          <w:szCs w:val="24"/>
        </w:rPr>
        <w:t>rectly using various techniques</w:t>
      </w:r>
      <w:r w:rsidR="0000160A">
        <w:rPr>
          <w:rFonts w:ascii="Times New Roman" w:hAnsi="Times New Roman" w:cs="Times New Roman"/>
          <w:sz w:val="24"/>
          <w:szCs w:val="24"/>
        </w:rPr>
        <w:t>. One of the techniques is</w:t>
      </w:r>
      <w:r w:rsidR="00622494" w:rsidRPr="0045558B">
        <w:rPr>
          <w:rFonts w:ascii="Times New Roman" w:hAnsi="Times New Roman" w:cs="Times New Roman"/>
          <w:sz w:val="24"/>
          <w:szCs w:val="24"/>
        </w:rPr>
        <w:t xml:space="preserve"> </w:t>
      </w:r>
      <w:r w:rsidR="0000160A">
        <w:rPr>
          <w:rFonts w:ascii="Times New Roman" w:hAnsi="Times New Roman" w:cs="Times New Roman"/>
          <w:sz w:val="24"/>
          <w:szCs w:val="24"/>
        </w:rPr>
        <w:t>I</w:t>
      </w:r>
      <w:r w:rsidRPr="0000160A">
        <w:rPr>
          <w:rFonts w:ascii="Times New Roman" w:hAnsi="Times New Roman" w:cs="Times New Roman"/>
          <w:sz w:val="24"/>
          <w:szCs w:val="24"/>
        </w:rPr>
        <w:t>mproved information sharing between the vari</w:t>
      </w:r>
      <w:r w:rsidR="00622494" w:rsidRPr="0000160A">
        <w:rPr>
          <w:rFonts w:ascii="Times New Roman" w:hAnsi="Times New Roman" w:cs="Times New Roman"/>
          <w:sz w:val="24"/>
          <w:szCs w:val="24"/>
        </w:rPr>
        <w:t>ous stages of the supply chain</w:t>
      </w:r>
      <w:r w:rsidR="0000160A">
        <w:rPr>
          <w:rFonts w:ascii="Times New Roman" w:hAnsi="Times New Roman" w:cs="Times New Roman"/>
          <w:sz w:val="24"/>
          <w:szCs w:val="24"/>
        </w:rPr>
        <w:t>.</w:t>
      </w:r>
      <w:r w:rsidR="00622494" w:rsidRPr="0000160A">
        <w:rPr>
          <w:rFonts w:ascii="Times New Roman" w:hAnsi="Times New Roman" w:cs="Times New Roman"/>
          <w:sz w:val="24"/>
          <w:szCs w:val="24"/>
        </w:rPr>
        <w:t xml:space="preserve"> </w:t>
      </w:r>
      <w:r w:rsidR="0000160A">
        <w:rPr>
          <w:rFonts w:ascii="Times New Roman" w:hAnsi="Times New Roman" w:cs="Times New Roman"/>
          <w:sz w:val="24"/>
          <w:szCs w:val="24"/>
        </w:rPr>
        <w:t>T</w:t>
      </w:r>
      <w:r w:rsidRPr="0000160A">
        <w:rPr>
          <w:rFonts w:ascii="Times New Roman" w:hAnsi="Times New Roman" w:cs="Times New Roman"/>
          <w:sz w:val="24"/>
          <w:szCs w:val="24"/>
        </w:rPr>
        <w:t>he amplification of demand order-variation occurs across the supply chain because of distortion, concealment and minimal sharing of information. The information regarding end user demand is used by the downstream members of the supply chain to estimate the inventory information. When</w:t>
      </w:r>
      <w:r w:rsidR="00D80C54" w:rsidRPr="0000160A">
        <w:rPr>
          <w:rFonts w:ascii="Times New Roman" w:hAnsi="Times New Roman" w:cs="Times New Roman"/>
          <w:sz w:val="24"/>
          <w:szCs w:val="24"/>
        </w:rPr>
        <w:t xml:space="preserve"> </w:t>
      </w:r>
      <w:r w:rsidRPr="0000160A">
        <w:rPr>
          <w:rFonts w:ascii="Times New Roman" w:hAnsi="Times New Roman" w:cs="Times New Roman"/>
          <w:sz w:val="24"/>
          <w:szCs w:val="24"/>
        </w:rPr>
        <w:t>inventory is accumulated, the inventory holding costs increase and chances of inventory obsolesc</w:t>
      </w:r>
      <w:r w:rsidR="00D80C54" w:rsidRPr="0000160A">
        <w:rPr>
          <w:rFonts w:ascii="Times New Roman" w:hAnsi="Times New Roman" w:cs="Times New Roman"/>
          <w:sz w:val="24"/>
          <w:szCs w:val="24"/>
        </w:rPr>
        <w:t xml:space="preserve">ence increase. (Li et al 2013) </w:t>
      </w:r>
    </w:p>
    <w:p w14:paraId="07762E1E" w14:textId="5F781B97" w:rsidR="00B465C0" w:rsidRPr="000C1A67" w:rsidRDefault="00B465C0"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Improved demand forecasting is another technique used to reduce the operational bullwhip effect. All the stakeholders of the supply chain can accurately align their production process with customer demand. Moreover, the accurate customer demand predictions can smoothe</w:t>
      </w:r>
      <w:r w:rsidR="000E4FEC" w:rsidRPr="000C1A67">
        <w:rPr>
          <w:rFonts w:ascii="Times New Roman" w:hAnsi="Times New Roman" w:cs="Times New Roman"/>
          <w:sz w:val="24"/>
          <w:szCs w:val="24"/>
        </w:rPr>
        <w:t>n the fluctuations over time. (</w:t>
      </w:r>
      <w:r w:rsidRPr="000C1A67">
        <w:rPr>
          <w:rFonts w:ascii="Times New Roman" w:hAnsi="Times New Roman" w:cs="Times New Roman"/>
          <w:sz w:val="24"/>
          <w:szCs w:val="24"/>
        </w:rPr>
        <w:t>Disney et al 2003)</w:t>
      </w:r>
    </w:p>
    <w:p w14:paraId="5BD3F5A3" w14:textId="77777777" w:rsidR="00B465C0" w:rsidRPr="000C1A67" w:rsidRDefault="00B465C0"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The operational bullwhip effect can be reduced when all organisation in the supply chain implement a robust replenishment policy. The BWE can be controlled with a policy which is devised with the collaboration of all stakeholders and free and open information sharing. (Kim et al 2010)</w:t>
      </w:r>
    </w:p>
    <w:p w14:paraId="2CF40CE1" w14:textId="25AE488C" w:rsidR="00592BD8" w:rsidRDefault="00B465C0"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Lastly, operational bullwhip effects can be reduced by reducing the lead time between the s</w:t>
      </w:r>
      <w:r w:rsidR="000E4FEC" w:rsidRPr="000C1A67">
        <w:rPr>
          <w:rFonts w:ascii="Times New Roman" w:hAnsi="Times New Roman" w:cs="Times New Roman"/>
          <w:sz w:val="24"/>
          <w:szCs w:val="24"/>
        </w:rPr>
        <w:t>takeholders of a supply chain,</w:t>
      </w:r>
      <w:r w:rsidRPr="000C1A67">
        <w:rPr>
          <w:rFonts w:ascii="Times New Roman" w:hAnsi="Times New Roman" w:cs="Times New Roman"/>
          <w:sz w:val="24"/>
          <w:szCs w:val="24"/>
        </w:rPr>
        <w:t xml:space="preserve"> and reduction of lead time. The product availability increases, excess stock decreases. The decision making process is optimised and the overall bullwhip effect decreases.</w:t>
      </w:r>
      <w:r w:rsidR="000E4FEC" w:rsidRPr="000C1A67">
        <w:rPr>
          <w:rFonts w:ascii="Times New Roman" w:hAnsi="Times New Roman" w:cs="Times New Roman"/>
          <w:sz w:val="24"/>
          <w:szCs w:val="24"/>
        </w:rPr>
        <w:t xml:space="preserve"> </w:t>
      </w:r>
      <w:r w:rsidRPr="000C1A67">
        <w:rPr>
          <w:rFonts w:ascii="Times New Roman" w:hAnsi="Times New Roman" w:cs="Times New Roman"/>
          <w:sz w:val="24"/>
          <w:szCs w:val="24"/>
        </w:rPr>
        <w:t>(Li et al 2013)</w:t>
      </w:r>
    </w:p>
    <w:p w14:paraId="2A21DFA1" w14:textId="77777777" w:rsidR="00C3130A" w:rsidRDefault="00C3130A" w:rsidP="00EC1BD2">
      <w:pPr>
        <w:spacing w:line="360" w:lineRule="auto"/>
        <w:ind w:firstLine="720"/>
        <w:jc w:val="both"/>
        <w:rPr>
          <w:rFonts w:ascii="Times New Roman" w:hAnsi="Times New Roman" w:cs="Times New Roman"/>
          <w:sz w:val="24"/>
          <w:szCs w:val="24"/>
        </w:rPr>
      </w:pPr>
    </w:p>
    <w:p w14:paraId="3EB347CE" w14:textId="67E89ED6" w:rsidR="00C3130A" w:rsidRDefault="00C3130A" w:rsidP="00C3130A">
      <w:pPr>
        <w:spacing w:line="360" w:lineRule="auto"/>
        <w:rPr>
          <w:rFonts w:ascii="Times New Roman" w:hAnsi="Times New Roman" w:cs="Times New Roman"/>
          <w:b/>
          <w:sz w:val="24"/>
          <w:szCs w:val="24"/>
        </w:rPr>
      </w:pPr>
      <w:r>
        <w:rPr>
          <w:rFonts w:ascii="Times New Roman" w:hAnsi="Times New Roman" w:cs="Times New Roman"/>
          <w:b/>
          <w:sz w:val="24"/>
          <w:szCs w:val="24"/>
        </w:rPr>
        <w:t>2.3 ARTIFICIAL INTELLIGENCE AND THE BULLWHIP EFFECT</w:t>
      </w:r>
    </w:p>
    <w:p w14:paraId="7ED686BE" w14:textId="77777777" w:rsidR="00C3130A" w:rsidRDefault="00C3130A" w:rsidP="00C3130A">
      <w:pPr>
        <w:spacing w:line="360" w:lineRule="auto"/>
        <w:rPr>
          <w:rFonts w:ascii="Times New Roman" w:hAnsi="Times New Roman" w:cs="Times New Roman"/>
          <w:bCs/>
          <w:sz w:val="24"/>
          <w:szCs w:val="24"/>
        </w:rPr>
      </w:pPr>
      <w:r>
        <w:rPr>
          <w:rFonts w:ascii="Times New Roman" w:hAnsi="Times New Roman" w:cs="Times New Roman"/>
          <w:bCs/>
          <w:sz w:val="24"/>
          <w:szCs w:val="24"/>
        </w:rPr>
        <w:t>Prakash et al, 2014 suggested the integration of artificial intelligence in the supply chain to mitigate the bullwhip effect by directly monitoring the demand forecasting and order batching with the aid of machine learning algorithms. Prakash et al, 2014. Implemented artificial neural network in mitigating the bullwhip and compared the results with conventional forecasting methods, wherein artificial neural networks was found to significantly outperform the conventional forecasting methods, which further suggests the idea of exploring other machine learning algorithms for mitigating the bullwhip effect.</w:t>
      </w:r>
    </w:p>
    <w:p w14:paraId="06FC3039" w14:textId="77777777" w:rsidR="00C3130A" w:rsidRDefault="00C3130A" w:rsidP="00C3130A">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Donnel et al, 2006, proved in his study that the bullwhip effect can be significantly mitigated by integrating genetic algorithm by applying it to a beer distribution game, suggesting the capabilities of genetic algorithm to optimally determine order policy when facing irregular demand and lead time. Since genetic algorithm has the capability to find the optimal ordering policy for each member of the supply chain, it solves the problem of sales promotions which poses as one of the major problems associated with the bullwhip effect.</w:t>
      </w:r>
    </w:p>
    <w:p w14:paraId="2ED48F1F" w14:textId="77777777" w:rsidR="00C3130A" w:rsidRPr="000C1A67" w:rsidRDefault="00C3130A" w:rsidP="00C3130A">
      <w:pPr>
        <w:spacing w:line="360" w:lineRule="auto"/>
        <w:jc w:val="both"/>
        <w:rPr>
          <w:rFonts w:ascii="Times New Roman" w:hAnsi="Times New Roman" w:cs="Times New Roman"/>
          <w:sz w:val="24"/>
          <w:szCs w:val="24"/>
        </w:rPr>
      </w:pPr>
    </w:p>
    <w:p w14:paraId="289B65C9" w14:textId="085A965E" w:rsidR="00D3759D" w:rsidRPr="000C1A67" w:rsidRDefault="00D3759D" w:rsidP="00D3759D">
      <w:pPr>
        <w:rPr>
          <w:rFonts w:ascii="Times New Roman" w:hAnsi="Times New Roman" w:cs="Times New Roman"/>
          <w:b/>
          <w:sz w:val="24"/>
          <w:szCs w:val="24"/>
        </w:rPr>
      </w:pPr>
      <w:r w:rsidRPr="000C1A67">
        <w:rPr>
          <w:rFonts w:ascii="Times New Roman" w:hAnsi="Times New Roman" w:cs="Times New Roman"/>
          <w:b/>
          <w:sz w:val="24"/>
          <w:szCs w:val="24"/>
        </w:rPr>
        <w:t>2.</w:t>
      </w:r>
      <w:r w:rsidR="00C3130A">
        <w:rPr>
          <w:rFonts w:ascii="Times New Roman" w:hAnsi="Times New Roman" w:cs="Times New Roman"/>
          <w:b/>
          <w:sz w:val="24"/>
          <w:szCs w:val="24"/>
        </w:rPr>
        <w:t>4</w:t>
      </w:r>
      <w:r w:rsidRPr="000C1A67">
        <w:rPr>
          <w:rFonts w:ascii="Times New Roman" w:hAnsi="Times New Roman" w:cs="Times New Roman"/>
          <w:b/>
          <w:sz w:val="24"/>
          <w:szCs w:val="24"/>
        </w:rPr>
        <w:t xml:space="preserve"> </w:t>
      </w:r>
      <w:r w:rsidR="002447ED">
        <w:rPr>
          <w:rFonts w:ascii="Times New Roman" w:hAnsi="Times New Roman" w:cs="Times New Roman"/>
          <w:b/>
          <w:sz w:val="24"/>
          <w:szCs w:val="24"/>
        </w:rPr>
        <w:t>RESEARCH GAPS</w:t>
      </w:r>
    </w:p>
    <w:p w14:paraId="4BF6E71F" w14:textId="593D5EE6" w:rsidR="00D3759D" w:rsidRPr="000C1A67" w:rsidRDefault="00D80C54"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After extensive literature review, we concluded that there aren’t many papers which address the behavioural causes of the bullwhip effect. Mitigating the behavioural causes of the bullwhip effect could help us reduce the effect which plagues the supply chain. Even with a magnitude of papers used to reduce the operational and quantitative factors of the bullwhip effect, the problem still persists. This indicates the need for tools mitigate the </w:t>
      </w:r>
      <w:r w:rsidR="00622494" w:rsidRPr="000C1A67">
        <w:rPr>
          <w:rFonts w:ascii="Times New Roman" w:hAnsi="Times New Roman" w:cs="Times New Roman"/>
          <w:sz w:val="24"/>
          <w:szCs w:val="24"/>
        </w:rPr>
        <w:t>behavioural causes of BWE. Moreo</w:t>
      </w:r>
      <w:r w:rsidRPr="000C1A67">
        <w:rPr>
          <w:rFonts w:ascii="Times New Roman" w:hAnsi="Times New Roman" w:cs="Times New Roman"/>
          <w:sz w:val="24"/>
          <w:szCs w:val="24"/>
        </w:rPr>
        <w:t>ver, there has been a lack of artificial intelligence tools because of the la</w:t>
      </w:r>
      <w:r w:rsidR="00622494" w:rsidRPr="000C1A67">
        <w:rPr>
          <w:rFonts w:ascii="Times New Roman" w:hAnsi="Times New Roman" w:cs="Times New Roman"/>
          <w:sz w:val="24"/>
          <w:szCs w:val="24"/>
        </w:rPr>
        <w:t>ck of research on the causes. (</w:t>
      </w:r>
      <w:r w:rsidRPr="000C1A67">
        <w:rPr>
          <w:rFonts w:ascii="Times New Roman" w:hAnsi="Times New Roman" w:cs="Times New Roman"/>
          <w:sz w:val="24"/>
          <w:szCs w:val="24"/>
        </w:rPr>
        <w:t>De Almedia et al 2015) As mentioned earlier, artificial intelligence can prove to be fruitful in order to reduce the bullwhip effect. To address both the gaps, A 4 stage supply chain model was used to simulate the bullwhip effect and its behavioural causes. Moreover, the data obtained from the model was used to train 3 artificial intelligence algorithms.</w:t>
      </w:r>
    </w:p>
    <w:p w14:paraId="5A0D709E" w14:textId="71B6010F" w:rsidR="00D3759D" w:rsidRPr="000C1A67" w:rsidRDefault="00D3759D" w:rsidP="00D3759D">
      <w:pPr>
        <w:rPr>
          <w:rFonts w:ascii="Times New Roman" w:hAnsi="Times New Roman" w:cs="Times New Roman"/>
          <w:b/>
          <w:sz w:val="24"/>
          <w:szCs w:val="24"/>
        </w:rPr>
      </w:pPr>
      <w:r w:rsidRPr="000C1A67">
        <w:rPr>
          <w:rFonts w:ascii="Times New Roman" w:hAnsi="Times New Roman" w:cs="Times New Roman"/>
          <w:b/>
          <w:sz w:val="24"/>
          <w:szCs w:val="24"/>
        </w:rPr>
        <w:t>2.</w:t>
      </w:r>
      <w:r w:rsidR="00C3130A">
        <w:rPr>
          <w:rFonts w:ascii="Times New Roman" w:hAnsi="Times New Roman" w:cs="Times New Roman"/>
          <w:b/>
          <w:sz w:val="24"/>
          <w:szCs w:val="24"/>
        </w:rPr>
        <w:t>5</w:t>
      </w:r>
      <w:r w:rsidRPr="000C1A67">
        <w:rPr>
          <w:rFonts w:ascii="Times New Roman" w:hAnsi="Times New Roman" w:cs="Times New Roman"/>
          <w:b/>
          <w:sz w:val="24"/>
          <w:szCs w:val="24"/>
        </w:rPr>
        <w:t xml:space="preserve"> </w:t>
      </w:r>
      <w:r w:rsidR="002447ED">
        <w:rPr>
          <w:rFonts w:ascii="Times New Roman" w:hAnsi="Times New Roman" w:cs="Times New Roman"/>
          <w:b/>
          <w:sz w:val="24"/>
          <w:szCs w:val="24"/>
        </w:rPr>
        <w:t>RESEARCH OBJECTIVES</w:t>
      </w:r>
    </w:p>
    <w:p w14:paraId="068D2A9A" w14:textId="77777777" w:rsidR="00D80C54" w:rsidRPr="000C1A67" w:rsidRDefault="00D80C54" w:rsidP="00EC1BD2">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 xml:space="preserve">The objective of the paper is to investigate the behavioural cause of the bullwhip effect. We aim to model a 4 stage supply chain model using the principle of industrial dynamics laid down by Forrester in 1961 and include the behavioural aspects of the bullwhip effect by modelling the same on Sternman’s beer game (1983). The model would take customer demand as an input. The behaviour of the subsequent stages of the supply chain are dependent on the customer input. Consequently we model the bullwhip effect caused by the behaviour of the stakeholders in the various supply chains. The characteristics of every stage of the supply chain are monitored. Each stage of the supply chain is characterised variables such as Demand, Receive, Forecast, Net stock, Lead Time Delivery, Safety Stock, Order up to Level, Order and cost. </w:t>
      </w:r>
    </w:p>
    <w:p w14:paraId="70A811A9" w14:textId="77777777" w:rsidR="00D80C54" w:rsidRPr="000C1A67" w:rsidRDefault="00D80C54" w:rsidP="00EC1BD2">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 xml:space="preserve">The date collected from the model is subsequently used to construct 3 artificial intelligence models which aim to predict the bullwhip effect. The models would </w:t>
      </w:r>
      <w:r w:rsidRPr="000C1A67">
        <w:rPr>
          <w:rFonts w:ascii="Times New Roman" w:hAnsi="Times New Roman" w:cs="Times New Roman"/>
          <w:spacing w:val="5"/>
          <w:sz w:val="24"/>
          <w:szCs w:val="24"/>
          <w:shd w:val="clear" w:color="auto" w:fill="FFFFFF"/>
        </w:rPr>
        <w:lastRenderedPageBreak/>
        <w:t xml:space="preserve">consequently give help us accurately forecast the bullwhip effect in each stage of he supply chain </w:t>
      </w:r>
    </w:p>
    <w:p w14:paraId="4DB4646F" w14:textId="43C6D340" w:rsidR="003D746B" w:rsidRDefault="00D80C54" w:rsidP="00EC1BD2">
      <w:pPr>
        <w:spacing w:line="360" w:lineRule="auto"/>
        <w:ind w:firstLine="720"/>
        <w:jc w:val="both"/>
        <w:rPr>
          <w:rFonts w:ascii="Times New Roman" w:hAnsi="Times New Roman" w:cs="Times New Roman"/>
          <w:spacing w:val="5"/>
          <w:sz w:val="24"/>
          <w:szCs w:val="24"/>
          <w:shd w:val="clear" w:color="auto" w:fill="FFFFFF"/>
        </w:rPr>
      </w:pPr>
      <w:r w:rsidRPr="000C1A67">
        <w:rPr>
          <w:rFonts w:ascii="Times New Roman" w:hAnsi="Times New Roman" w:cs="Times New Roman"/>
          <w:spacing w:val="5"/>
          <w:sz w:val="24"/>
          <w:szCs w:val="24"/>
          <w:shd w:val="clear" w:color="auto" w:fill="FFFFFF"/>
        </w:rPr>
        <w:t>Three diverse artificial intelligence models are used in order to compare their performance. A regressor, neural network and KNN algorithms are used. We would like to investigate the performance of each algorithm so as to understand which algorithm works best in a 4 stage supply chain. Each algorithm has its strengths and weaknesses across various types of dataset. This research aims to investigate which algorithm is best suited for the supply chain. The paper further investigates whether algorithms which deal with multi-collinearity can better predict the bullwhip effect than those which are simple regressors.</w:t>
      </w:r>
    </w:p>
    <w:p w14:paraId="1CB9F476" w14:textId="24E40AC4" w:rsidR="00481D44" w:rsidRPr="003D746B" w:rsidRDefault="003D746B" w:rsidP="003D746B">
      <w:pPr>
        <w:rPr>
          <w:rFonts w:ascii="Times New Roman" w:hAnsi="Times New Roman" w:cs="Times New Roman"/>
          <w:spacing w:val="5"/>
          <w:sz w:val="24"/>
          <w:szCs w:val="24"/>
          <w:shd w:val="clear" w:color="auto" w:fill="FFFFFF"/>
        </w:rPr>
      </w:pPr>
      <w:r>
        <w:rPr>
          <w:rFonts w:ascii="Times New Roman" w:hAnsi="Times New Roman" w:cs="Times New Roman"/>
          <w:spacing w:val="5"/>
          <w:sz w:val="24"/>
          <w:szCs w:val="24"/>
          <w:shd w:val="clear" w:color="auto" w:fill="FFFFFF"/>
        </w:rPr>
        <w:br w:type="page"/>
      </w:r>
    </w:p>
    <w:p w14:paraId="7CFA3B99" w14:textId="693075A8" w:rsidR="00E93EF8" w:rsidRPr="000C1A67" w:rsidRDefault="00E93EF8" w:rsidP="0056222C">
      <w:pPr>
        <w:spacing w:line="360" w:lineRule="auto"/>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 xml:space="preserve">CHAPTER 3: </w:t>
      </w:r>
      <w:r w:rsidR="00EC1BD2">
        <w:rPr>
          <w:rFonts w:ascii="Times New Roman" w:hAnsi="Times New Roman" w:cs="Times New Roman"/>
          <w:b/>
          <w:sz w:val="24"/>
          <w:szCs w:val="24"/>
        </w:rPr>
        <w:t>MODELLING BULLWHIP</w:t>
      </w:r>
    </w:p>
    <w:p w14:paraId="7C6A46D7" w14:textId="0D501242" w:rsidR="00E93EF8" w:rsidRPr="000C1A67" w:rsidRDefault="00B72CD6"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This chapter skims through various theories than can qualitatively or quantitatively gauge the bullwhip effect. Subsequently, this</w:t>
      </w:r>
      <w:r w:rsidR="00AD25A8" w:rsidRPr="000C1A67">
        <w:rPr>
          <w:rFonts w:ascii="Times New Roman" w:hAnsi="Times New Roman" w:cs="Times New Roman"/>
          <w:sz w:val="24"/>
          <w:szCs w:val="24"/>
        </w:rPr>
        <w:t xml:space="preserve"> chapter explains the working of the 4 stage supply chain model developed</w:t>
      </w:r>
      <w:r w:rsidR="00D3759D" w:rsidRPr="000C1A67">
        <w:rPr>
          <w:rFonts w:ascii="Times New Roman" w:hAnsi="Times New Roman" w:cs="Times New Roman"/>
          <w:sz w:val="24"/>
          <w:szCs w:val="24"/>
        </w:rPr>
        <w:t xml:space="preserve"> to generate the dataset and the pre-processing</w:t>
      </w:r>
      <w:r w:rsidR="008D16A9" w:rsidRPr="000C1A67">
        <w:rPr>
          <w:rFonts w:ascii="Times New Roman" w:hAnsi="Times New Roman" w:cs="Times New Roman"/>
          <w:sz w:val="24"/>
          <w:szCs w:val="24"/>
        </w:rPr>
        <w:t xml:space="preserve"> operations performed on the generated dataset</w:t>
      </w:r>
      <w:r w:rsidRPr="000C1A67">
        <w:rPr>
          <w:rFonts w:ascii="Times New Roman" w:hAnsi="Times New Roman" w:cs="Times New Roman"/>
          <w:sz w:val="24"/>
          <w:szCs w:val="24"/>
        </w:rPr>
        <w:t>.</w:t>
      </w:r>
    </w:p>
    <w:p w14:paraId="08721D99" w14:textId="79B80E76" w:rsidR="002E1E06" w:rsidRPr="000C1A67" w:rsidRDefault="000E4FEC"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 xml:space="preserve">3.1 </w:t>
      </w:r>
      <w:r w:rsidR="00901380" w:rsidRPr="000C1A67">
        <w:rPr>
          <w:rFonts w:ascii="Times New Roman" w:hAnsi="Times New Roman" w:cs="Times New Roman"/>
          <w:b/>
          <w:sz w:val="24"/>
          <w:szCs w:val="24"/>
        </w:rPr>
        <w:t>Ways of measuring bullwhip</w:t>
      </w:r>
    </w:p>
    <w:p w14:paraId="06034881" w14:textId="5DA6D498" w:rsidR="00901380" w:rsidRPr="000C1A67" w:rsidRDefault="00901380"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Geary et al., in 2003, have </w:t>
      </w:r>
      <w:r w:rsidR="00CF7B52" w:rsidRPr="000C1A67">
        <w:rPr>
          <w:rFonts w:ascii="Times New Roman" w:hAnsi="Times New Roman" w:cs="Times New Roman"/>
          <w:sz w:val="24"/>
          <w:szCs w:val="24"/>
        </w:rPr>
        <w:t>reviewed</w:t>
      </w:r>
      <w:r w:rsidRPr="000C1A67">
        <w:rPr>
          <w:rFonts w:ascii="Times New Roman" w:hAnsi="Times New Roman" w:cs="Times New Roman"/>
          <w:sz w:val="24"/>
          <w:szCs w:val="24"/>
        </w:rPr>
        <w:t xml:space="preserve"> </w:t>
      </w:r>
      <w:r w:rsidR="00A51544" w:rsidRPr="000C1A67">
        <w:rPr>
          <w:rFonts w:ascii="Times New Roman" w:hAnsi="Times New Roman" w:cs="Times New Roman"/>
          <w:sz w:val="24"/>
          <w:szCs w:val="24"/>
        </w:rPr>
        <w:t>a few</w:t>
      </w:r>
      <w:r w:rsidRPr="000C1A67">
        <w:rPr>
          <w:rFonts w:ascii="Times New Roman" w:hAnsi="Times New Roman" w:cs="Times New Roman"/>
          <w:sz w:val="24"/>
          <w:szCs w:val="24"/>
        </w:rPr>
        <w:t xml:space="preserve"> theories that can help in </w:t>
      </w:r>
      <w:r w:rsidR="00595A33" w:rsidRPr="000C1A67">
        <w:rPr>
          <w:rFonts w:ascii="Times New Roman" w:hAnsi="Times New Roman" w:cs="Times New Roman"/>
          <w:sz w:val="24"/>
          <w:szCs w:val="24"/>
        </w:rPr>
        <w:t>gaining</w:t>
      </w:r>
      <w:r w:rsidRPr="000C1A67">
        <w:rPr>
          <w:rFonts w:ascii="Times New Roman" w:hAnsi="Times New Roman" w:cs="Times New Roman"/>
          <w:sz w:val="24"/>
          <w:szCs w:val="24"/>
        </w:rPr>
        <w:t xml:space="preserve"> the knowledge about the current state of bullwhip in a supply chain. The ways in which these theories quantify</w:t>
      </w:r>
      <w:r w:rsidR="00595A33" w:rsidRPr="000C1A67">
        <w:rPr>
          <w:rFonts w:ascii="Times New Roman" w:hAnsi="Times New Roman" w:cs="Times New Roman"/>
          <w:sz w:val="24"/>
          <w:szCs w:val="24"/>
        </w:rPr>
        <w:t>, or analyse qualitatively,</w:t>
      </w:r>
      <w:r w:rsidRPr="000C1A67">
        <w:rPr>
          <w:rFonts w:ascii="Times New Roman" w:hAnsi="Times New Roman" w:cs="Times New Roman"/>
          <w:sz w:val="24"/>
          <w:szCs w:val="24"/>
        </w:rPr>
        <w:t xml:space="preserve"> </w:t>
      </w:r>
      <w:r w:rsidR="00595A33" w:rsidRPr="000C1A67">
        <w:rPr>
          <w:rFonts w:ascii="Times New Roman" w:hAnsi="Times New Roman" w:cs="Times New Roman"/>
          <w:sz w:val="24"/>
          <w:szCs w:val="24"/>
        </w:rPr>
        <w:t>bullwhip effect are</w:t>
      </w:r>
      <w:r w:rsidRPr="000C1A67">
        <w:rPr>
          <w:rFonts w:ascii="Times New Roman" w:hAnsi="Times New Roman" w:cs="Times New Roman"/>
          <w:sz w:val="24"/>
          <w:szCs w:val="24"/>
        </w:rPr>
        <w:t xml:space="preserve"> written in this section:</w:t>
      </w:r>
    </w:p>
    <w:p w14:paraId="1FA2BE5B" w14:textId="2265AD9C" w:rsidR="00901380" w:rsidRPr="000C1A67" w:rsidRDefault="000E4FEC"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 xml:space="preserve">3.1.1 </w:t>
      </w:r>
      <w:r w:rsidR="00901380" w:rsidRPr="000C1A67">
        <w:rPr>
          <w:rFonts w:ascii="Times New Roman" w:hAnsi="Times New Roman" w:cs="Times New Roman"/>
          <w:b/>
          <w:sz w:val="24"/>
          <w:szCs w:val="24"/>
        </w:rPr>
        <w:t>Operation research theory:</w:t>
      </w:r>
    </w:p>
    <w:p w14:paraId="165200D8" w14:textId="4FC80807" w:rsidR="00901380" w:rsidRPr="000C1A67" w:rsidRDefault="00346761"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According to this theory, the </w:t>
      </w:r>
      <w:r w:rsidRPr="003D746B">
        <w:rPr>
          <w:rFonts w:ascii="Times New Roman" w:hAnsi="Times New Roman" w:cs="Times New Roman"/>
          <w:sz w:val="24"/>
          <w:szCs w:val="24"/>
        </w:rPr>
        <w:t>bullwhip effect in a</w:t>
      </w:r>
      <w:r w:rsidR="001306AD" w:rsidRPr="003D746B">
        <w:rPr>
          <w:rFonts w:ascii="Times New Roman" w:hAnsi="Times New Roman" w:cs="Times New Roman"/>
          <w:sz w:val="24"/>
          <w:szCs w:val="24"/>
        </w:rPr>
        <w:t xml:space="preserve"> simple</w:t>
      </w:r>
      <w:r w:rsidRPr="003D746B">
        <w:rPr>
          <w:rFonts w:ascii="Times New Roman" w:hAnsi="Times New Roman" w:cs="Times New Roman"/>
          <w:sz w:val="24"/>
          <w:szCs w:val="24"/>
        </w:rPr>
        <w:t xml:space="preserve"> supply chain can be given by the formula in the equation </w:t>
      </w:r>
      <w:r w:rsidR="003D746B">
        <w:rPr>
          <w:rFonts w:ascii="Times New Roman" w:hAnsi="Times New Roman" w:cs="Times New Roman"/>
          <w:sz w:val="24"/>
          <w:szCs w:val="24"/>
        </w:rPr>
        <w:t xml:space="preserve">3.1 </w:t>
      </w:r>
      <w:r w:rsidR="001306AD" w:rsidRPr="003D746B">
        <w:rPr>
          <w:rFonts w:ascii="Times New Roman" w:hAnsi="Times New Roman" w:cs="Times New Roman"/>
          <w:sz w:val="24"/>
          <w:szCs w:val="24"/>
        </w:rPr>
        <w:t>(Chen</w:t>
      </w:r>
      <w:r w:rsidR="001306AD" w:rsidRPr="000C1A67">
        <w:rPr>
          <w:rFonts w:ascii="Times New Roman" w:hAnsi="Times New Roman" w:cs="Times New Roman"/>
          <w:sz w:val="24"/>
          <w:szCs w:val="24"/>
        </w:rPr>
        <w:t xml:space="preserve"> at al.</w:t>
      </w:r>
      <w:r w:rsidR="00CF7B52" w:rsidRPr="000C1A67">
        <w:rPr>
          <w:rFonts w:ascii="Times New Roman" w:hAnsi="Times New Roman" w:cs="Times New Roman"/>
          <w:sz w:val="24"/>
          <w:szCs w:val="24"/>
        </w:rPr>
        <w:t>,</w:t>
      </w:r>
      <w:r w:rsidR="001306AD" w:rsidRPr="000C1A67">
        <w:rPr>
          <w:rFonts w:ascii="Times New Roman" w:hAnsi="Times New Roman" w:cs="Times New Roman"/>
          <w:sz w:val="24"/>
          <w:szCs w:val="24"/>
        </w:rPr>
        <w:t xml:space="preserve"> 2000).</w:t>
      </w:r>
      <w:r w:rsidRPr="000C1A67">
        <w:rPr>
          <w:rFonts w:ascii="Times New Roman" w:hAnsi="Times New Roman" w:cs="Times New Roman"/>
          <w:sz w:val="24"/>
          <w:szCs w:val="24"/>
        </w:rPr>
        <w:t xml:space="preserve"> </w:t>
      </w:r>
      <w:r w:rsidR="001306AD" w:rsidRPr="000C1A67">
        <w:rPr>
          <w:rFonts w:ascii="Times New Roman" w:hAnsi="Times New Roman" w:cs="Times New Roman"/>
          <w:sz w:val="24"/>
          <w:szCs w:val="24"/>
        </w:rPr>
        <w:t>Chen’s simple</w:t>
      </w:r>
      <w:r w:rsidRPr="000C1A67">
        <w:rPr>
          <w:rFonts w:ascii="Times New Roman" w:hAnsi="Times New Roman" w:cs="Times New Roman"/>
          <w:sz w:val="24"/>
          <w:szCs w:val="24"/>
        </w:rPr>
        <w:t xml:space="preserve"> supply chain</w:t>
      </w:r>
      <w:r w:rsidR="001306AD" w:rsidRPr="000C1A67">
        <w:rPr>
          <w:rFonts w:ascii="Times New Roman" w:hAnsi="Times New Roman" w:cs="Times New Roman"/>
          <w:sz w:val="24"/>
          <w:szCs w:val="24"/>
        </w:rPr>
        <w:t>, identical to this project,</w:t>
      </w:r>
      <w:r w:rsidRPr="000C1A67">
        <w:rPr>
          <w:rFonts w:ascii="Times New Roman" w:hAnsi="Times New Roman" w:cs="Times New Roman"/>
          <w:sz w:val="24"/>
          <w:szCs w:val="24"/>
        </w:rPr>
        <w:t xml:space="preserve"> use</w:t>
      </w:r>
      <w:r w:rsidR="001306AD" w:rsidRPr="000C1A67">
        <w:rPr>
          <w:rFonts w:ascii="Times New Roman" w:hAnsi="Times New Roman" w:cs="Times New Roman"/>
          <w:sz w:val="24"/>
          <w:szCs w:val="24"/>
        </w:rPr>
        <w:t>d</w:t>
      </w:r>
      <w:r w:rsidRPr="000C1A67">
        <w:rPr>
          <w:rFonts w:ascii="Times New Roman" w:hAnsi="Times New Roman" w:cs="Times New Roman"/>
          <w:sz w:val="24"/>
          <w:szCs w:val="24"/>
        </w:rPr>
        <w:t xml:space="preserve"> simple moving average</w:t>
      </w:r>
      <w:r w:rsidR="001306AD" w:rsidRPr="000C1A67">
        <w:rPr>
          <w:rFonts w:ascii="Times New Roman" w:hAnsi="Times New Roman" w:cs="Times New Roman"/>
          <w:sz w:val="24"/>
          <w:szCs w:val="24"/>
        </w:rPr>
        <w:t xml:space="preserve"> as the forecasting method</w:t>
      </w:r>
      <w:r w:rsidRPr="000C1A67">
        <w:rPr>
          <w:rFonts w:ascii="Times New Roman" w:hAnsi="Times New Roman" w:cs="Times New Roman"/>
          <w:sz w:val="24"/>
          <w:szCs w:val="24"/>
        </w:rPr>
        <w:t xml:space="preserve"> </w:t>
      </w:r>
      <w:r w:rsidR="001306AD" w:rsidRPr="000C1A67">
        <w:rPr>
          <w:rFonts w:ascii="Times New Roman" w:hAnsi="Times New Roman" w:cs="Times New Roman"/>
          <w:sz w:val="24"/>
          <w:szCs w:val="24"/>
        </w:rPr>
        <w:t>to gauge future demand.</w:t>
      </w:r>
      <w:r w:rsidRPr="000C1A67">
        <w:rPr>
          <w:rFonts w:ascii="Times New Roman" w:hAnsi="Times New Roman" w:cs="Times New Roman"/>
          <w:sz w:val="24"/>
          <w:szCs w:val="24"/>
        </w:rPr>
        <w:t xml:space="preserve"> </w:t>
      </w:r>
    </w:p>
    <w:p w14:paraId="4DFF78A4" w14:textId="17B5439E" w:rsidR="00CF7B52" w:rsidRPr="000C1A67" w:rsidRDefault="001306AD" w:rsidP="00212135">
      <w:pPr>
        <w:spacing w:line="360" w:lineRule="auto"/>
        <w:jc w:val="center"/>
        <w:rPr>
          <w:rFonts w:ascii="Times New Roman" w:eastAsiaTheme="minorEastAsia" w:hAnsi="Times New Roman" w:cs="Times New Roman"/>
          <w:bCs/>
          <w:sz w:val="24"/>
          <w:szCs w:val="24"/>
        </w:rPr>
      </w:pPr>
      <m:oMath>
        <m:r>
          <w:rPr>
            <w:rFonts w:ascii="Cambria Math" w:hAnsi="Cambria Math" w:cs="Times New Roman"/>
            <w:sz w:val="24"/>
            <w:szCs w:val="24"/>
          </w:rPr>
          <m:t>Bullwhip=</m:t>
        </m:r>
        <m:f>
          <m:fPr>
            <m:ctrlPr>
              <w:rPr>
                <w:rFonts w:ascii="Cambria Math" w:hAnsi="Cambria Math" w:cs="Times New Roman"/>
                <w:bCs/>
                <w:i/>
                <w:sz w:val="24"/>
                <w:szCs w:val="24"/>
              </w:rPr>
            </m:ctrlPr>
          </m:fPr>
          <m:num>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O</m:t>
                </m:r>
              </m:sub>
              <m:sup>
                <m:r>
                  <w:rPr>
                    <w:rFonts w:ascii="Cambria Math" w:hAnsi="Cambria Math" w:cs="Times New Roman"/>
                    <w:sz w:val="24"/>
                    <w:szCs w:val="24"/>
                  </w:rPr>
                  <m:t>2</m:t>
                </m:r>
              </m:sup>
            </m:sSubSup>
          </m:num>
          <m:den>
            <m:sSubSup>
              <m:sSubSupPr>
                <m:ctrlPr>
                  <w:rPr>
                    <w:rFonts w:ascii="Cambria Math" w:hAnsi="Cambria Math" w:cs="Times New Roman"/>
                    <w:bCs/>
                    <w:i/>
                    <w:sz w:val="24"/>
                    <w:szCs w:val="24"/>
                  </w:rPr>
                </m:ctrlPr>
              </m:sSubSupPr>
              <m:e>
                <m:r>
                  <w:rPr>
                    <w:rFonts w:ascii="Cambria Math" w:hAnsi="Cambria Math" w:cs="Times New Roman"/>
                    <w:sz w:val="24"/>
                    <w:szCs w:val="24"/>
                  </w:rPr>
                  <m:t>σ</m:t>
                </m:r>
              </m:e>
              <m:sub>
                <m:r>
                  <w:rPr>
                    <w:rFonts w:ascii="Cambria Math" w:hAnsi="Cambria Math" w:cs="Times New Roman"/>
                    <w:sz w:val="24"/>
                    <w:szCs w:val="24"/>
                  </w:rPr>
                  <m:t>D</m:t>
                </m:r>
              </m:sub>
              <m:sup>
                <m:r>
                  <w:rPr>
                    <w:rFonts w:ascii="Cambria Math" w:hAnsi="Cambria Math" w:cs="Times New Roman"/>
                    <w:sz w:val="24"/>
                    <w:szCs w:val="24"/>
                  </w:rPr>
                  <m:t>2</m:t>
                </m:r>
              </m:sup>
            </m:sSubSup>
          </m:den>
        </m:f>
        <m:r>
          <w:rPr>
            <w:rFonts w:ascii="Cambria Math" w:hAnsi="Cambria Math" w:cs="Times New Roman"/>
            <w:sz w:val="24"/>
            <w:szCs w:val="24"/>
          </w:rPr>
          <m:t xml:space="preserve"> </m:t>
        </m:r>
      </m:oMath>
      <w:r w:rsidR="00212135" w:rsidRPr="000C1A67">
        <w:rPr>
          <w:rFonts w:ascii="Times New Roman" w:eastAsiaTheme="minorEastAsia" w:hAnsi="Times New Roman" w:cs="Times New Roman"/>
          <w:bCs/>
          <w:sz w:val="24"/>
          <w:szCs w:val="24"/>
        </w:rPr>
        <w:tab/>
      </w:r>
      <w:r w:rsidR="00212135" w:rsidRPr="000C1A67">
        <w:rPr>
          <w:rFonts w:ascii="Times New Roman" w:eastAsiaTheme="minorEastAsia" w:hAnsi="Times New Roman" w:cs="Times New Roman"/>
          <w:bCs/>
          <w:sz w:val="24"/>
          <w:szCs w:val="24"/>
        </w:rPr>
        <w:tab/>
      </w:r>
      <w:r w:rsidR="00212135" w:rsidRPr="000C1A67">
        <w:rPr>
          <w:rFonts w:ascii="Times New Roman" w:eastAsiaTheme="minorEastAsia" w:hAnsi="Times New Roman" w:cs="Times New Roman"/>
          <w:bCs/>
          <w:i/>
          <w:sz w:val="24"/>
          <w:szCs w:val="24"/>
        </w:rPr>
        <w:t xml:space="preserve"> (3.1)</w:t>
      </w:r>
    </w:p>
    <w:p w14:paraId="0FB7E302" w14:textId="2F9FF0AE" w:rsidR="00A51544" w:rsidRPr="000C1A67" w:rsidRDefault="000E4FEC"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 xml:space="preserve">3.1.2 </w:t>
      </w:r>
      <w:r w:rsidR="00CF7B52" w:rsidRPr="000C1A67">
        <w:rPr>
          <w:rFonts w:ascii="Times New Roman" w:hAnsi="Times New Roman" w:cs="Times New Roman"/>
          <w:b/>
          <w:sz w:val="24"/>
          <w:szCs w:val="24"/>
        </w:rPr>
        <w:t>Filter theory:</w:t>
      </w:r>
    </w:p>
    <w:p w14:paraId="1DEEE7BC" w14:textId="13451D43" w:rsidR="00CF7B52" w:rsidRPr="000C1A67" w:rsidRDefault="00CF7B52" w:rsidP="00EC1BD2">
      <w:pPr>
        <w:spacing w:line="360" w:lineRule="auto"/>
        <w:ind w:firstLine="720"/>
        <w:rPr>
          <w:rFonts w:ascii="Times New Roman" w:hAnsi="Times New Roman" w:cs="Times New Roman"/>
          <w:b/>
          <w:sz w:val="24"/>
          <w:szCs w:val="24"/>
        </w:rPr>
      </w:pPr>
      <w:r w:rsidRPr="000C1A67">
        <w:rPr>
          <w:rFonts w:ascii="Times New Roman" w:hAnsi="Times New Roman" w:cs="Times New Roman"/>
          <w:sz w:val="24"/>
          <w:szCs w:val="24"/>
        </w:rPr>
        <w:t>In this theory,</w:t>
      </w:r>
      <w:r w:rsidR="00A51544" w:rsidRPr="000C1A67">
        <w:rPr>
          <w:rFonts w:ascii="Times New Roman" w:hAnsi="Times New Roman" w:cs="Times New Roman"/>
          <w:sz w:val="24"/>
          <w:szCs w:val="24"/>
        </w:rPr>
        <w:t xml:space="preserve"> concept of size of “messages” and “disturbances” are used to determine the value of bullwhip while expressing the problem in the frequency domain. (Towill et al. 1994)</w:t>
      </w:r>
    </w:p>
    <w:p w14:paraId="5D8042C5" w14:textId="2D2A8060" w:rsidR="00A51544" w:rsidRPr="000C1A67" w:rsidRDefault="000E4FEC"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 xml:space="preserve">3.1.3 </w:t>
      </w:r>
      <w:r w:rsidR="00595A33" w:rsidRPr="000C1A67">
        <w:rPr>
          <w:rFonts w:ascii="Times New Roman" w:hAnsi="Times New Roman" w:cs="Times New Roman"/>
          <w:b/>
          <w:sz w:val="24"/>
          <w:szCs w:val="24"/>
        </w:rPr>
        <w:t>A</w:t>
      </w:r>
      <w:r w:rsidR="00A51544" w:rsidRPr="000C1A67">
        <w:rPr>
          <w:rFonts w:ascii="Times New Roman" w:hAnsi="Times New Roman" w:cs="Times New Roman"/>
          <w:b/>
          <w:sz w:val="24"/>
          <w:szCs w:val="24"/>
        </w:rPr>
        <w:t>d</w:t>
      </w:r>
      <w:r w:rsidR="00595A33" w:rsidRPr="000C1A67">
        <w:rPr>
          <w:rFonts w:ascii="Times New Roman" w:hAnsi="Times New Roman" w:cs="Times New Roman"/>
          <w:b/>
          <w:sz w:val="24"/>
          <w:szCs w:val="24"/>
        </w:rPr>
        <w:t>-H</w:t>
      </w:r>
      <w:r w:rsidR="00A51544" w:rsidRPr="000C1A67">
        <w:rPr>
          <w:rFonts w:ascii="Times New Roman" w:hAnsi="Times New Roman" w:cs="Times New Roman"/>
          <w:b/>
          <w:sz w:val="24"/>
          <w:szCs w:val="24"/>
        </w:rPr>
        <w:t>oca</w:t>
      </w:r>
      <w:r w:rsidR="00595A33" w:rsidRPr="000C1A67">
        <w:rPr>
          <w:rFonts w:ascii="Times New Roman" w:hAnsi="Times New Roman" w:cs="Times New Roman"/>
          <w:b/>
          <w:sz w:val="24"/>
          <w:szCs w:val="24"/>
        </w:rPr>
        <w:t>c</w:t>
      </w:r>
      <w:r w:rsidR="00A51544" w:rsidRPr="000C1A67">
        <w:rPr>
          <w:rFonts w:ascii="Times New Roman" w:hAnsi="Times New Roman" w:cs="Times New Roman"/>
          <w:b/>
          <w:sz w:val="24"/>
          <w:szCs w:val="24"/>
        </w:rPr>
        <w:t>y</w:t>
      </w:r>
    </w:p>
    <w:p w14:paraId="3846759A" w14:textId="2D4810C4" w:rsidR="00595A33" w:rsidRPr="000C1A67" w:rsidRDefault="00595A33"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Sometimes the pragmatic approach of the experienced personnel managing the supply chain can be fruitful. Thus, this theory relies on the hunch of the experienced managers to re-engineering the supply chain, as and when the amplification arises.</w:t>
      </w:r>
    </w:p>
    <w:p w14:paraId="40B807D8" w14:textId="5012B204" w:rsidR="00595A33" w:rsidRPr="000C1A67" w:rsidRDefault="000E4FEC"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 xml:space="preserve">3.1.4 </w:t>
      </w:r>
      <w:r w:rsidR="00595A33" w:rsidRPr="000C1A67">
        <w:rPr>
          <w:rFonts w:ascii="Times New Roman" w:hAnsi="Times New Roman" w:cs="Times New Roman"/>
          <w:b/>
          <w:sz w:val="24"/>
          <w:szCs w:val="24"/>
        </w:rPr>
        <w:t>Control theory</w:t>
      </w:r>
    </w:p>
    <w:p w14:paraId="764E8342" w14:textId="7CDE0687" w:rsidR="00595A33" w:rsidRPr="000C1A67" w:rsidRDefault="00595A33"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The quantification of the bullwhip in this theory is quite similar to the operation research theory. </w:t>
      </w:r>
      <w:r w:rsidR="008B4133" w:rsidRPr="000C1A67">
        <w:rPr>
          <w:rFonts w:ascii="Times New Roman" w:hAnsi="Times New Roman" w:cs="Times New Roman"/>
          <w:sz w:val="24"/>
          <w:szCs w:val="24"/>
        </w:rPr>
        <w:t>It uses an analogy between noise bandwidth and bullwhip, the ratio of variances of output and input (order and demand) is equated to the noise bandwidth (bullwhip)</w:t>
      </w:r>
      <w:r w:rsidR="003D746B">
        <w:rPr>
          <w:rFonts w:ascii="Times New Roman" w:hAnsi="Times New Roman" w:cs="Times New Roman"/>
          <w:sz w:val="24"/>
          <w:szCs w:val="24"/>
        </w:rPr>
        <w:t xml:space="preserve"> </w:t>
      </w:r>
      <w:r w:rsidR="003D746B" w:rsidRPr="003D746B">
        <w:rPr>
          <w:rFonts w:ascii="Times New Roman" w:hAnsi="Times New Roman" w:cs="Times New Roman"/>
          <w:color w:val="000000" w:themeColor="text1"/>
          <w:sz w:val="24"/>
          <w:szCs w:val="24"/>
        </w:rPr>
        <w:t>(</w:t>
      </w:r>
      <w:r w:rsidR="003D746B" w:rsidRPr="003D746B">
        <w:rPr>
          <w:rFonts w:ascii="Times New Roman" w:hAnsi="Times New Roman" w:cs="Times New Roman"/>
          <w:color w:val="000000" w:themeColor="text1"/>
          <w:spacing w:val="2"/>
          <w:sz w:val="24"/>
          <w:szCs w:val="24"/>
          <w:shd w:val="clear" w:color="auto" w:fill="FCFCFC"/>
        </w:rPr>
        <w:t>Y.Z. Tsypkin, 1964)</w:t>
      </w:r>
      <w:r w:rsidR="008B4133" w:rsidRPr="003D746B">
        <w:rPr>
          <w:rFonts w:ascii="Times New Roman" w:hAnsi="Times New Roman" w:cs="Times New Roman"/>
          <w:color w:val="000000" w:themeColor="text1"/>
          <w:sz w:val="24"/>
          <w:szCs w:val="24"/>
        </w:rPr>
        <w:t>.</w:t>
      </w:r>
    </w:p>
    <w:p w14:paraId="33FD22DB" w14:textId="7416EAC6" w:rsidR="00212135" w:rsidRPr="003D746B" w:rsidRDefault="008B4133" w:rsidP="003D746B">
      <w:pPr>
        <w:spacing w:line="360" w:lineRule="auto"/>
        <w:jc w:val="center"/>
        <w:rPr>
          <w:rFonts w:ascii="Times New Roman" w:hAnsi="Times New Roman" w:cs="Times New Roman"/>
          <w:i/>
          <w:sz w:val="24"/>
          <w:szCs w:val="24"/>
        </w:rPr>
      </w:pPr>
      <m:oMath>
        <m:r>
          <w:rPr>
            <w:rFonts w:ascii="Cambria Math" w:hAnsi="Cambria Math" w:cs="Times New Roman"/>
            <w:sz w:val="24"/>
            <w:szCs w:val="24"/>
          </w:rPr>
          <w:lastRenderedPageBreak/>
          <m:t>Bullwhip=</m:t>
        </m:r>
        <m:f>
          <m:fPr>
            <m:ctrlPr>
              <w:rPr>
                <w:rFonts w:ascii="Cambria Math" w:hAnsi="Cambria Math" w:cs="Times New Roman"/>
                <w:i/>
                <w:sz w:val="24"/>
                <w:szCs w:val="24"/>
              </w:rPr>
            </m:ctrlPr>
          </m:fPr>
          <m:num>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O</m:t>
                </m:r>
              </m:sub>
              <m:sup>
                <m:r>
                  <w:rPr>
                    <w:rFonts w:ascii="Cambria Math" w:hAnsi="Cambria Math" w:cs="Times New Roman"/>
                    <w:sz w:val="24"/>
                    <w:szCs w:val="24"/>
                  </w:rPr>
                  <m:t>2</m:t>
                </m:r>
              </m:sup>
            </m:sSubSup>
          </m:num>
          <m:den>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D</m:t>
                </m:r>
              </m:sub>
              <m:sup>
                <m:r>
                  <w:rPr>
                    <w:rFonts w:ascii="Cambria Math" w:hAnsi="Cambria Math" w:cs="Times New Roman"/>
                    <w:sz w:val="24"/>
                    <w:szCs w:val="24"/>
                  </w:rPr>
                  <m:t>2</m:t>
                </m:r>
              </m:sup>
            </m:sSubSup>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π</m:t>
            </m:r>
          </m:den>
        </m:f>
        <m:nary>
          <m:naryPr>
            <m:limLoc m:val="undOvr"/>
            <m:ctrlPr>
              <w:rPr>
                <w:rFonts w:ascii="Cambria Math" w:hAnsi="Cambria Math" w:cs="Times New Roman"/>
                <w:i/>
                <w:sz w:val="24"/>
                <w:szCs w:val="24"/>
              </w:rPr>
            </m:ctrlPr>
          </m:naryPr>
          <m:sub>
            <m:r>
              <w:rPr>
                <w:rFonts w:ascii="Cambria Math" w:hAnsi="Cambria Math" w:cs="Times New Roman"/>
                <w:sz w:val="24"/>
                <w:szCs w:val="24"/>
              </w:rPr>
              <m:t>0</m:t>
            </m:r>
          </m:sub>
          <m:sup>
            <m:r>
              <w:rPr>
                <w:rFonts w:ascii="Cambria Math" w:hAnsi="Cambria Math" w:cs="Times New Roman"/>
                <w:sz w:val="24"/>
                <w:szCs w:val="24"/>
              </w:rPr>
              <m:t>π</m:t>
            </m:r>
          </m:sup>
          <m:e>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F</m:t>
                        </m:r>
                      </m:e>
                      <m:sup>
                        <m:r>
                          <w:rPr>
                            <w:rFonts w:ascii="Cambria Math" w:hAnsi="Cambria Math" w:cs="Times New Roman"/>
                            <w:sz w:val="24"/>
                            <w:szCs w:val="24"/>
                          </w:rPr>
                          <m:t>*</m:t>
                        </m:r>
                      </m:sup>
                    </m:sSup>
                    <m:r>
                      <w:rPr>
                        <w:rFonts w:ascii="Cambria Math" w:hAnsi="Cambria Math" w:cs="Times New Roman"/>
                        <w:sz w:val="24"/>
                        <w:szCs w:val="24"/>
                      </w:rPr>
                      <m:t>(j</m:t>
                    </m:r>
                    <m:acc>
                      <m:accPr>
                        <m:chr m:val="̅"/>
                        <m:ctrlPr>
                          <w:rPr>
                            <w:rFonts w:ascii="Cambria Math" w:hAnsi="Cambria Math" w:cs="Times New Roman"/>
                            <w:i/>
                            <w:sz w:val="24"/>
                            <w:szCs w:val="24"/>
                          </w:rPr>
                        </m:ctrlPr>
                      </m:accPr>
                      <m:e>
                        <m:r>
                          <w:rPr>
                            <w:rFonts w:ascii="Cambria Math" w:hAnsi="Cambria Math" w:cs="Times New Roman"/>
                            <w:sz w:val="24"/>
                            <w:szCs w:val="24"/>
                          </w:rPr>
                          <m:t>w</m:t>
                        </m:r>
                      </m:e>
                    </m:acc>
                    <m:r>
                      <w:rPr>
                        <w:rFonts w:ascii="Cambria Math" w:hAnsi="Cambria Math" w:cs="Times New Roman"/>
                        <w:sz w:val="24"/>
                        <w:szCs w:val="24"/>
                      </w:rPr>
                      <m:t>)</m:t>
                    </m:r>
                  </m:e>
                </m:d>
              </m:e>
              <m:sup>
                <m:r>
                  <w:rPr>
                    <w:rFonts w:ascii="Cambria Math" w:hAnsi="Cambria Math" w:cs="Times New Roman"/>
                    <w:sz w:val="24"/>
                    <w:szCs w:val="24"/>
                  </w:rPr>
                  <m:t>2</m:t>
                </m:r>
              </m:sup>
            </m:sSup>
            <m:r>
              <w:rPr>
                <w:rFonts w:ascii="Cambria Math" w:hAnsi="Cambria Math" w:cs="Times New Roman"/>
                <w:sz w:val="24"/>
                <w:szCs w:val="24"/>
              </w:rPr>
              <m:t>d</m:t>
            </m:r>
            <m:acc>
              <m:accPr>
                <m:chr m:val="̅"/>
                <m:ctrlPr>
                  <w:rPr>
                    <w:rFonts w:ascii="Cambria Math" w:hAnsi="Cambria Math" w:cs="Times New Roman"/>
                    <w:i/>
                    <w:sz w:val="24"/>
                    <w:szCs w:val="24"/>
                  </w:rPr>
                </m:ctrlPr>
              </m:accPr>
              <m:e>
                <m:r>
                  <w:rPr>
                    <w:rFonts w:ascii="Cambria Math" w:hAnsi="Cambria Math" w:cs="Times New Roman"/>
                    <w:sz w:val="24"/>
                    <w:szCs w:val="24"/>
                  </w:rPr>
                  <m:t>w</m:t>
                </m:r>
              </m:e>
            </m:acc>
          </m:e>
        </m:nary>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n</m:t>
                </m:r>
              </m:sub>
            </m:sSub>
          </m:num>
          <m:den>
            <m:r>
              <w:rPr>
                <w:rFonts w:ascii="Cambria Math" w:hAnsi="Cambria Math" w:cs="Times New Roman"/>
                <w:sz w:val="24"/>
                <w:szCs w:val="24"/>
              </w:rPr>
              <m:t>π</m:t>
            </m:r>
          </m:den>
        </m:f>
      </m:oMath>
      <w:r w:rsidR="00212135" w:rsidRPr="000C1A67">
        <w:rPr>
          <w:rFonts w:ascii="Times New Roman" w:eastAsiaTheme="minorEastAsia" w:hAnsi="Times New Roman" w:cs="Times New Roman"/>
          <w:i/>
          <w:sz w:val="24"/>
          <w:szCs w:val="24"/>
        </w:rPr>
        <w:tab/>
      </w:r>
      <w:r w:rsidR="00212135" w:rsidRPr="000C1A67">
        <w:rPr>
          <w:rFonts w:ascii="Times New Roman" w:eastAsiaTheme="minorEastAsia" w:hAnsi="Times New Roman" w:cs="Times New Roman"/>
          <w:i/>
          <w:sz w:val="24"/>
          <w:szCs w:val="24"/>
        </w:rPr>
        <w:tab/>
        <w:t>(3.2)</w:t>
      </w:r>
    </w:p>
    <w:p w14:paraId="142CB1DA" w14:textId="79CBCC9F" w:rsidR="00E93EF8" w:rsidRPr="000C1A67" w:rsidRDefault="00AD25A8" w:rsidP="00E93EF8">
      <w:pPr>
        <w:spacing w:line="360" w:lineRule="auto"/>
        <w:rPr>
          <w:rFonts w:ascii="Times New Roman" w:hAnsi="Times New Roman" w:cs="Times New Roman"/>
          <w:b/>
          <w:sz w:val="24"/>
          <w:szCs w:val="24"/>
        </w:rPr>
      </w:pPr>
      <w:r w:rsidRPr="000C1A67">
        <w:rPr>
          <w:rFonts w:ascii="Times New Roman" w:hAnsi="Times New Roman" w:cs="Times New Roman"/>
          <w:b/>
          <w:sz w:val="24"/>
          <w:szCs w:val="24"/>
        </w:rPr>
        <w:t>3</w:t>
      </w:r>
      <w:r w:rsidR="003D746B">
        <w:rPr>
          <w:rFonts w:ascii="Times New Roman" w:hAnsi="Times New Roman" w:cs="Times New Roman"/>
          <w:b/>
          <w:sz w:val="24"/>
          <w:szCs w:val="24"/>
        </w:rPr>
        <w:t>.2</w:t>
      </w:r>
      <w:r w:rsidR="00E93EF8" w:rsidRPr="000C1A67">
        <w:rPr>
          <w:rFonts w:ascii="Times New Roman" w:hAnsi="Times New Roman" w:cs="Times New Roman"/>
          <w:b/>
          <w:sz w:val="24"/>
          <w:szCs w:val="24"/>
        </w:rPr>
        <w:t xml:space="preserve"> Four stage supply chain simulation</w:t>
      </w:r>
    </w:p>
    <w:p w14:paraId="2406924F" w14:textId="6B5A09D2" w:rsidR="00A64007" w:rsidRPr="000C1A67" w:rsidRDefault="003D746B" w:rsidP="00E93EF8">
      <w:pPr>
        <w:spacing w:line="360" w:lineRule="auto"/>
        <w:rPr>
          <w:rFonts w:ascii="Times New Roman" w:hAnsi="Times New Roman" w:cs="Times New Roman"/>
          <w:b/>
          <w:sz w:val="24"/>
          <w:szCs w:val="24"/>
        </w:rPr>
      </w:pPr>
      <w:r>
        <w:rPr>
          <w:rFonts w:ascii="Times New Roman" w:hAnsi="Times New Roman" w:cs="Times New Roman"/>
          <w:b/>
          <w:sz w:val="24"/>
          <w:szCs w:val="24"/>
        </w:rPr>
        <w:t>3.2</w:t>
      </w:r>
      <w:r w:rsidR="00A64007" w:rsidRPr="000C1A67">
        <w:rPr>
          <w:rFonts w:ascii="Times New Roman" w:hAnsi="Times New Roman" w:cs="Times New Roman"/>
          <w:b/>
          <w:sz w:val="24"/>
          <w:szCs w:val="24"/>
        </w:rPr>
        <w:t>.1 Simple 4 stage supply chain</w:t>
      </w:r>
    </w:p>
    <w:p w14:paraId="11AFA288" w14:textId="7DAD777A" w:rsidR="00E93EF8"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An R based program was used to model a supply chain with four stages</w:t>
      </w:r>
      <w:r w:rsidR="00A64007" w:rsidRPr="000C1A67">
        <w:rPr>
          <w:rFonts w:ascii="Times New Roman" w:hAnsi="Times New Roman" w:cs="Times New Roman"/>
          <w:sz w:val="24"/>
          <w:szCs w:val="24"/>
        </w:rPr>
        <w:t xml:space="preserve"> working on the same principles as the simple supply chain as Chen et al., 2000</w:t>
      </w:r>
      <w:r w:rsidRPr="000C1A67">
        <w:rPr>
          <w:rFonts w:ascii="Times New Roman" w:hAnsi="Times New Roman" w:cs="Times New Roman"/>
          <w:sz w:val="24"/>
          <w:szCs w:val="24"/>
        </w:rPr>
        <w:t>. The 4 stages are namely retailer, wholesaler, distributor and factory.</w:t>
      </w:r>
    </w:p>
    <w:p w14:paraId="19FB06F0" w14:textId="6712F682" w:rsidR="00E93EF8" w:rsidRPr="000C1A67" w:rsidRDefault="003168C1" w:rsidP="00E93EF8">
      <w:pPr>
        <w:spacing w:line="360" w:lineRule="auto"/>
        <w:jc w:val="center"/>
        <w:rPr>
          <w:rFonts w:ascii="Times New Roman" w:hAnsi="Times New Roman" w:cs="Times New Roman"/>
          <w:sz w:val="24"/>
          <w:szCs w:val="24"/>
        </w:rPr>
      </w:pPr>
      <w:r w:rsidRPr="000C1A67">
        <w:rPr>
          <w:rFonts w:ascii="Times New Roman" w:hAnsi="Times New Roman" w:cs="Times New Roman"/>
          <w:noProof/>
          <w:sz w:val="24"/>
          <w:szCs w:val="24"/>
          <w:lang w:eastAsia="en-IN"/>
        </w:rPr>
        <w:drawing>
          <wp:inline distT="0" distB="0" distL="0" distR="0" wp14:anchorId="75742E88" wp14:editId="59CF6BC2">
            <wp:extent cx="2628349" cy="3268134"/>
            <wp:effectExtent l="19050" t="19050" r="19685"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1579" cy="3272150"/>
                    </a:xfrm>
                    <a:prstGeom prst="rect">
                      <a:avLst/>
                    </a:prstGeom>
                    <a:noFill/>
                    <a:ln w="6350">
                      <a:solidFill>
                        <a:schemeClr val="tx1"/>
                      </a:solidFill>
                    </a:ln>
                  </pic:spPr>
                </pic:pic>
              </a:graphicData>
            </a:graphic>
          </wp:inline>
        </w:drawing>
      </w:r>
    </w:p>
    <w:p w14:paraId="3ECA0CDA" w14:textId="5222D0F5" w:rsidR="003168C1" w:rsidRPr="000C1A67" w:rsidRDefault="003168C1" w:rsidP="003168C1">
      <w:pPr>
        <w:jc w:val="center"/>
        <w:rPr>
          <w:rFonts w:ascii="Times New Roman" w:hAnsi="Times New Roman" w:cs="Times New Roman"/>
          <w:i/>
          <w:sz w:val="24"/>
        </w:rPr>
      </w:pPr>
      <w:r w:rsidRPr="000C1A67">
        <w:rPr>
          <w:rFonts w:ascii="Times New Roman" w:hAnsi="Times New Roman" w:cs="Times New Roman"/>
          <w:i/>
          <w:sz w:val="24"/>
        </w:rPr>
        <w:t xml:space="preserve">Figure </w:t>
      </w:r>
      <w:r w:rsidR="004E704E">
        <w:rPr>
          <w:rFonts w:ascii="Times New Roman" w:hAnsi="Times New Roman" w:cs="Times New Roman"/>
          <w:i/>
          <w:sz w:val="24"/>
        </w:rPr>
        <w:t>3.1</w:t>
      </w:r>
      <w:r w:rsidRPr="000C1A67">
        <w:rPr>
          <w:rFonts w:ascii="Times New Roman" w:hAnsi="Times New Roman" w:cs="Times New Roman"/>
          <w:i/>
          <w:sz w:val="24"/>
        </w:rPr>
        <w:t xml:space="preserve">: Basic 4 stage supply chain model </w:t>
      </w:r>
    </w:p>
    <w:p w14:paraId="4E45DC42" w14:textId="77D49462" w:rsidR="00E93EF8" w:rsidRPr="000C1A67" w:rsidRDefault="00E93EF8" w:rsidP="001E4343">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Each stage in the system is the customer of upstream and a supplier of downstream stage in the supply chain. For instance, the retailer observes customer demand and based on its current inventory situation places orders to its supplier, in this case the wholesaler. It receives orders made after a delivery lead time. The system is non-coordinated that is there is no information being shared between the stages of the supply chain. The decisions made by each stage are based on the simple moving average forecasting method. Each</w:t>
      </w:r>
      <w:r w:rsidR="008E2A81" w:rsidRPr="000C1A67">
        <w:rPr>
          <w:rFonts w:ascii="Times New Roman" w:hAnsi="Times New Roman" w:cs="Times New Roman"/>
          <w:sz w:val="24"/>
          <w:szCs w:val="24"/>
        </w:rPr>
        <w:t xml:space="preserve"> of the</w:t>
      </w:r>
      <w:r w:rsidRPr="000C1A67">
        <w:rPr>
          <w:rFonts w:ascii="Times New Roman" w:hAnsi="Times New Roman" w:cs="Times New Roman"/>
          <w:sz w:val="24"/>
          <w:szCs w:val="24"/>
        </w:rPr>
        <w:t xml:space="preserve"> stage</w:t>
      </w:r>
      <w:r w:rsidR="008E2A81" w:rsidRPr="000C1A67">
        <w:rPr>
          <w:rFonts w:ascii="Times New Roman" w:hAnsi="Times New Roman" w:cs="Times New Roman"/>
          <w:sz w:val="24"/>
          <w:szCs w:val="24"/>
        </w:rPr>
        <w:t>s</w:t>
      </w:r>
      <w:r w:rsidRPr="000C1A67">
        <w:rPr>
          <w:rFonts w:ascii="Times New Roman" w:hAnsi="Times New Roman" w:cs="Times New Roman"/>
          <w:sz w:val="24"/>
          <w:szCs w:val="24"/>
        </w:rPr>
        <w:t xml:space="preserve"> tries to predict the demand by averaging the last five demands of the stage downstream. </w:t>
      </w:r>
    </w:p>
    <w:p w14:paraId="5EBC9BBD" w14:textId="63E03D54" w:rsidR="00A64007" w:rsidRPr="000C1A67" w:rsidRDefault="00E93EF8" w:rsidP="00B757A6">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In the subsequent section it can be seen that no external factors affect the supply chain. </w:t>
      </w:r>
      <w:r w:rsidR="001E4343" w:rsidRPr="000C1A67">
        <w:rPr>
          <w:rFonts w:ascii="Times New Roman" w:hAnsi="Times New Roman" w:cs="Times New Roman"/>
          <w:sz w:val="24"/>
          <w:szCs w:val="24"/>
        </w:rPr>
        <w:t>Only the</w:t>
      </w:r>
      <w:r w:rsidRPr="000C1A67">
        <w:rPr>
          <w:rFonts w:ascii="Times New Roman" w:hAnsi="Times New Roman" w:cs="Times New Roman"/>
          <w:sz w:val="24"/>
          <w:szCs w:val="24"/>
        </w:rPr>
        <w:t xml:space="preserve"> decisions made by each stage </w:t>
      </w:r>
      <w:r w:rsidR="001E4343" w:rsidRPr="000C1A67">
        <w:rPr>
          <w:rFonts w:ascii="Times New Roman" w:hAnsi="Times New Roman" w:cs="Times New Roman"/>
          <w:sz w:val="24"/>
          <w:szCs w:val="24"/>
        </w:rPr>
        <w:t>b</w:t>
      </w:r>
      <w:r w:rsidR="003D1271" w:rsidRPr="000C1A67">
        <w:rPr>
          <w:rFonts w:ascii="Times New Roman" w:hAnsi="Times New Roman" w:cs="Times New Roman"/>
          <w:sz w:val="24"/>
          <w:szCs w:val="24"/>
        </w:rPr>
        <w:t xml:space="preserve">ased on the demand forecasting contribute to bullwhip. Furthermore, the various variables that are mentioned in the table 1 except </w:t>
      </w:r>
      <w:r w:rsidR="00AD25A8" w:rsidRPr="000C1A67">
        <w:rPr>
          <w:rFonts w:ascii="Times New Roman" w:hAnsi="Times New Roman" w:cs="Times New Roman"/>
          <w:sz w:val="24"/>
          <w:szCs w:val="24"/>
        </w:rPr>
        <w:t>demand is</w:t>
      </w:r>
      <w:r w:rsidR="00CF7B52" w:rsidRPr="000C1A67">
        <w:rPr>
          <w:rFonts w:ascii="Times New Roman" w:hAnsi="Times New Roman" w:cs="Times New Roman"/>
          <w:sz w:val="24"/>
          <w:szCs w:val="24"/>
        </w:rPr>
        <w:t xml:space="preserve"> </w:t>
      </w:r>
      <w:r w:rsidR="003D1271" w:rsidRPr="000C1A67">
        <w:rPr>
          <w:rFonts w:ascii="Times New Roman" w:hAnsi="Times New Roman" w:cs="Times New Roman"/>
          <w:sz w:val="24"/>
          <w:szCs w:val="24"/>
        </w:rPr>
        <w:t xml:space="preserve">calculated using </w:t>
      </w:r>
      <w:r w:rsidRPr="000C1A67">
        <w:rPr>
          <w:rFonts w:ascii="Times New Roman" w:hAnsi="Times New Roman" w:cs="Times New Roman"/>
          <w:sz w:val="24"/>
          <w:szCs w:val="24"/>
        </w:rPr>
        <w:t>the formulae me</w:t>
      </w:r>
      <w:r w:rsidR="00D10A91" w:rsidRPr="000C1A67">
        <w:rPr>
          <w:rFonts w:ascii="Times New Roman" w:hAnsi="Times New Roman" w:cs="Times New Roman"/>
          <w:sz w:val="24"/>
          <w:szCs w:val="24"/>
        </w:rPr>
        <w:t>ntioned contribute to bullwhip.</w:t>
      </w:r>
    </w:p>
    <w:p w14:paraId="04AF9BA6" w14:textId="6CC8A9E3" w:rsidR="00A64007" w:rsidRPr="000C1A67" w:rsidRDefault="00A64007" w:rsidP="0056222C">
      <w:pPr>
        <w:spacing w:before="240" w:line="360" w:lineRule="auto"/>
        <w:rPr>
          <w:rFonts w:ascii="Times New Roman" w:hAnsi="Times New Roman" w:cs="Times New Roman"/>
          <w:b/>
          <w:sz w:val="24"/>
          <w:szCs w:val="24"/>
        </w:rPr>
      </w:pPr>
      <w:r w:rsidRPr="000C1A67">
        <w:rPr>
          <w:rFonts w:ascii="Times New Roman" w:hAnsi="Times New Roman" w:cs="Times New Roman"/>
          <w:b/>
          <w:sz w:val="24"/>
          <w:szCs w:val="24"/>
        </w:rPr>
        <w:lastRenderedPageBreak/>
        <w:t>3.3.2</w:t>
      </w:r>
      <w:r w:rsidR="000C1A67" w:rsidRPr="000C1A67">
        <w:rPr>
          <w:rFonts w:ascii="Times New Roman" w:hAnsi="Times New Roman" w:cs="Times New Roman"/>
          <w:b/>
          <w:sz w:val="24"/>
          <w:szCs w:val="24"/>
        </w:rPr>
        <w:t xml:space="preserve">   Calculations for the dataset generation</w:t>
      </w:r>
    </w:p>
    <w:p w14:paraId="193C50A8" w14:textId="725FFA0E" w:rsidR="00E93EF8" w:rsidRPr="000C1A67" w:rsidRDefault="00E93EF8" w:rsidP="00EC1BD2">
      <w:pPr>
        <w:spacing w:before="240" w:line="360" w:lineRule="auto"/>
        <w:ind w:firstLine="720"/>
        <w:rPr>
          <w:rFonts w:ascii="Times New Roman" w:hAnsi="Times New Roman" w:cs="Times New Roman"/>
          <w:sz w:val="24"/>
          <w:szCs w:val="24"/>
        </w:rPr>
      </w:pPr>
      <w:r w:rsidRPr="000C1A67">
        <w:rPr>
          <w:rFonts w:ascii="Times New Roman" w:hAnsi="Times New Roman" w:cs="Times New Roman"/>
          <w:noProof/>
          <w:sz w:val="24"/>
          <w:szCs w:val="24"/>
          <w:lang w:eastAsia="en-IN"/>
        </w:rPr>
        <mc:AlternateContent>
          <mc:Choice Requires="wps">
            <w:drawing>
              <wp:anchor distT="45720" distB="45720" distL="114300" distR="114300" simplePos="0" relativeHeight="251662336" behindDoc="0" locked="0" layoutInCell="1" allowOverlap="1" wp14:anchorId="54A37703" wp14:editId="629111AD">
                <wp:simplePos x="0" y="0"/>
                <wp:positionH relativeFrom="margin">
                  <wp:align>center</wp:align>
                </wp:positionH>
                <wp:positionV relativeFrom="margin">
                  <wp:align>top</wp:align>
                </wp:positionV>
                <wp:extent cx="5664200" cy="2311400"/>
                <wp:effectExtent l="0" t="0" r="17145" b="1270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4200" cy="2311400"/>
                        </a:xfrm>
                        <a:prstGeom prst="rect">
                          <a:avLst/>
                        </a:prstGeom>
                        <a:solidFill>
                          <a:srgbClr val="FFFFFF"/>
                        </a:solidFill>
                        <a:ln w="9525">
                          <a:solidFill>
                            <a:srgbClr val="000000"/>
                          </a:solidFill>
                          <a:miter lim="800000"/>
                          <a:headEnd/>
                          <a:tailEnd/>
                        </a:ln>
                      </wps:spPr>
                      <wps:txbx>
                        <w:txbxContent>
                          <w:p w14:paraId="5E746877" w14:textId="234AC29E" w:rsidR="003B3FB7" w:rsidRDefault="003B3FB7" w:rsidP="00E93EF8">
                            <w:pPr>
                              <w:rPr>
                                <w:noProof/>
                              </w:rPr>
                            </w:pPr>
                            <w:r w:rsidRPr="0087752A">
                              <w:rPr>
                                <w:noProof/>
                                <w:lang w:eastAsia="en-IN"/>
                              </w:rPr>
                              <w:drawing>
                                <wp:inline distT="0" distB="0" distL="0" distR="0" wp14:anchorId="5C590728" wp14:editId="734C43D2">
                                  <wp:extent cx="546735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l="26074" t="26994" r="1381" b="44922"/>
                                          <a:stretch>
                                            <a:fillRect/>
                                          </a:stretch>
                                        </pic:blipFill>
                                        <pic:spPr bwMode="auto">
                                          <a:xfrm>
                                            <a:off x="0" y="0"/>
                                            <a:ext cx="5467350" cy="1781175"/>
                                          </a:xfrm>
                                          <a:prstGeom prst="rect">
                                            <a:avLst/>
                                          </a:prstGeom>
                                          <a:noFill/>
                                          <a:ln>
                                            <a:noFill/>
                                          </a:ln>
                                        </pic:spPr>
                                      </pic:pic>
                                    </a:graphicData>
                                  </a:graphic>
                                </wp:inline>
                              </w:drawing>
                            </w:r>
                          </w:p>
                          <w:p w14:paraId="32D87C64" w14:textId="634DF27D" w:rsidR="003B3FB7" w:rsidRPr="00806CF6" w:rsidRDefault="003B3FB7" w:rsidP="00E93EF8">
                            <w:pPr>
                              <w:spacing w:line="360" w:lineRule="auto"/>
                              <w:jc w:val="center"/>
                              <w:rPr>
                                <w:bCs/>
                                <w:i/>
                                <w:sz w:val="20"/>
                              </w:rPr>
                            </w:pPr>
                            <w:r w:rsidRPr="0087752A">
                              <w:rPr>
                                <w:bCs/>
                                <w:i/>
                                <w:sz w:val="20"/>
                              </w:rPr>
                              <w:t xml:space="preserve">Table </w:t>
                            </w:r>
                            <w:r>
                              <w:rPr>
                                <w:bCs/>
                                <w:i/>
                                <w:sz w:val="20"/>
                              </w:rPr>
                              <w:t>3.1</w:t>
                            </w:r>
                            <w:r w:rsidRPr="0087752A">
                              <w:rPr>
                                <w:bCs/>
                                <w:i/>
                                <w:sz w:val="20"/>
                              </w:rPr>
                              <w:t>: Variables in the Supply chain Model</w:t>
                            </w:r>
                          </w:p>
                          <w:p w14:paraId="3628D608" w14:textId="77777777" w:rsidR="003B3FB7" w:rsidRDefault="003B3FB7" w:rsidP="00E93EF8"/>
                        </w:txbxContent>
                      </wps:txbx>
                      <wps:bodyPr rot="0" vert="horz" wrap="non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A37703" id="Text Box 8" o:spid="_x0000_s1032" type="#_x0000_t202" style="position:absolute;left:0;text-align:left;margin-left:0;margin-top:0;width:446pt;height:182pt;z-index:251662336;visibility:visible;mso-wrap-style:none;mso-width-percent:0;mso-height-percent:0;mso-wrap-distance-left:9pt;mso-wrap-distance-top:3.6pt;mso-wrap-distance-right:9pt;mso-wrap-distance-bottom:3.6pt;mso-position-horizontal:center;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">
                <v:textbox>
                  <w:txbxContent>
                    <w:p w14:paraId="5E746877" w14:textId="234AC29E" w:rsidR="003B3FB7" w:rsidRDefault="003B3FB7" w:rsidP="00E93EF8">
                      <w:pPr>
                        <w:rPr>
                          <w:noProof/>
                        </w:rPr>
                      </w:pPr>
                      <w:r w:rsidRPr="0087752A">
                        <w:rPr>
                          <w:noProof/>
                          <w:lang w:eastAsia="en-IN"/>
                        </w:rPr>
                        <w:drawing>
                          <wp:inline distT="0" distB="0" distL="0" distR="0" wp14:anchorId="5C590728" wp14:editId="734C43D2">
                            <wp:extent cx="546735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extLst>
                                        <a:ext uri="{28A0092B-C50C-407E-A947-70E740481C1C}">
                                          <a14:useLocalDpi xmlns:a14="http://schemas.microsoft.com/office/drawing/2010/main" val="0"/>
                                        </a:ext>
                                      </a:extLst>
                                    </a:blip>
                                    <a:srcRect l="26074" t="26994" r="1381" b="44922"/>
                                    <a:stretch>
                                      <a:fillRect/>
                                    </a:stretch>
                                  </pic:blipFill>
                                  <pic:spPr bwMode="auto">
                                    <a:xfrm>
                                      <a:off x="0" y="0"/>
                                      <a:ext cx="5467350" cy="1781175"/>
                                    </a:xfrm>
                                    <a:prstGeom prst="rect">
                                      <a:avLst/>
                                    </a:prstGeom>
                                    <a:noFill/>
                                    <a:ln>
                                      <a:noFill/>
                                    </a:ln>
                                  </pic:spPr>
                                </pic:pic>
                              </a:graphicData>
                            </a:graphic>
                          </wp:inline>
                        </w:drawing>
                      </w:r>
                    </w:p>
                    <w:p w14:paraId="32D87C64" w14:textId="634DF27D" w:rsidR="003B3FB7" w:rsidRPr="00806CF6" w:rsidRDefault="003B3FB7" w:rsidP="00E93EF8">
                      <w:pPr>
                        <w:spacing w:line="360" w:lineRule="auto"/>
                        <w:jc w:val="center"/>
                        <w:rPr>
                          <w:bCs/>
                          <w:i/>
                          <w:sz w:val="20"/>
                        </w:rPr>
                      </w:pPr>
                      <w:r w:rsidRPr="0087752A">
                        <w:rPr>
                          <w:bCs/>
                          <w:i/>
                          <w:sz w:val="20"/>
                        </w:rPr>
                        <w:t xml:space="preserve">Table </w:t>
                      </w:r>
                      <w:r>
                        <w:rPr>
                          <w:bCs/>
                          <w:i/>
                          <w:sz w:val="20"/>
                        </w:rPr>
                        <w:t>3.1</w:t>
                      </w:r>
                      <w:r w:rsidRPr="0087752A">
                        <w:rPr>
                          <w:bCs/>
                          <w:i/>
                          <w:sz w:val="20"/>
                        </w:rPr>
                        <w:t>: Variables in the Supply chain Model</w:t>
                      </w:r>
                    </w:p>
                    <w:p w14:paraId="3628D608" w14:textId="77777777" w:rsidR="003B3FB7" w:rsidRDefault="003B3FB7" w:rsidP="00E93EF8"/>
                  </w:txbxContent>
                </v:textbox>
                <w10:wrap type="square" anchorx="margin" anchory="margin"/>
              </v:shape>
            </w:pict>
          </mc:Fallback>
        </mc:AlternateContent>
      </w:r>
      <w:r w:rsidRPr="000C1A67">
        <w:rPr>
          <w:rFonts w:ascii="Times New Roman" w:hAnsi="Times New Roman" w:cs="Times New Roman"/>
          <w:sz w:val="24"/>
          <w:szCs w:val="24"/>
        </w:rPr>
        <w:t>The table of data generated by model for each stage is shown in the table 1. As mentioned earlier, the demand of each stage is the order of the stage downstream. The other variables in the table are explained briefly in this section.</w:t>
      </w:r>
    </w:p>
    <w:p w14:paraId="3E277357" w14:textId="77777777" w:rsidR="001E4343" w:rsidRPr="000C1A67" w:rsidRDefault="00E93EF8" w:rsidP="00EC1BD2">
      <w:pPr>
        <w:spacing w:line="360" w:lineRule="auto"/>
        <w:rPr>
          <w:rFonts w:ascii="Times New Roman" w:hAnsi="Times New Roman" w:cs="Times New Roman"/>
          <w:sz w:val="24"/>
          <w:szCs w:val="24"/>
        </w:rPr>
      </w:pPr>
      <w:r w:rsidRPr="000C1A67">
        <w:rPr>
          <w:rFonts w:ascii="Times New Roman" w:hAnsi="Times New Roman" w:cs="Times New Roman"/>
          <w:bCs/>
          <w:sz w:val="24"/>
          <w:szCs w:val="24"/>
        </w:rPr>
        <w:t>Net stock (NS)</w:t>
      </w:r>
      <w:r w:rsidRPr="000C1A67">
        <w:rPr>
          <w:rFonts w:ascii="Times New Roman" w:hAnsi="Times New Roman" w:cs="Times New Roman"/>
          <w:sz w:val="24"/>
          <w:szCs w:val="24"/>
        </w:rPr>
        <w:t> is defined here as a current inventory level. This is given by,</w:t>
      </w:r>
    </w:p>
    <w:p w14:paraId="39EEF934" w14:textId="77A1ED05" w:rsidR="00E93EF8" w:rsidRPr="000C1A67" w:rsidRDefault="00D77D06" w:rsidP="00212135">
      <w:pPr>
        <w:spacing w:line="360" w:lineRule="auto"/>
        <w:jc w:val="center"/>
        <w:rPr>
          <w:rFonts w:ascii="Times New Roman" w:hAnsi="Times New Roman" w:cs="Times New Roman"/>
          <w:i/>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NS</m:t>
            </m:r>
          </m:e>
          <m:sub>
            <m:r>
              <w:rPr>
                <w:rFonts w:ascii="Cambria Math" w:hAnsi="Cambria Math" w:cs="Times New Roman"/>
                <w:sz w:val="24"/>
                <w:szCs w:val="24"/>
              </w:rPr>
              <m:t>t-1</m:t>
            </m:r>
          </m:sub>
        </m:sSub>
        <m:r>
          <w:rPr>
            <w:rFonts w:ascii="Cambria Math" w:hAnsi="Cambria Math" w:cs="Times New Roman"/>
            <w:sz w:val="24"/>
            <w:szCs w:val="24"/>
          </w:rPr>
          <m:t>+Received-Demand</m:t>
        </m:r>
      </m:oMath>
      <w:r w:rsidR="00212135" w:rsidRPr="000C1A67">
        <w:rPr>
          <w:rFonts w:ascii="Times New Roman" w:eastAsiaTheme="minorEastAsia" w:hAnsi="Times New Roman" w:cs="Times New Roman"/>
          <w:i/>
          <w:sz w:val="24"/>
          <w:szCs w:val="24"/>
        </w:rPr>
        <w:tab/>
      </w:r>
      <w:r w:rsidR="00212135" w:rsidRPr="000C1A67">
        <w:rPr>
          <w:rFonts w:ascii="Times New Roman" w:eastAsiaTheme="minorEastAsia" w:hAnsi="Times New Roman" w:cs="Times New Roman"/>
          <w:i/>
          <w:sz w:val="24"/>
          <w:szCs w:val="24"/>
        </w:rPr>
        <w:tab/>
        <w:t>(3.3)</w:t>
      </w:r>
    </w:p>
    <w:p w14:paraId="1DF78D12" w14:textId="77777777" w:rsidR="001E4343"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bCs/>
          <w:sz w:val="24"/>
          <w:szCs w:val="24"/>
        </w:rPr>
        <w:t>Safety stock (SS) is</w:t>
      </w:r>
      <w:r w:rsidRPr="000C1A67">
        <w:rPr>
          <w:rFonts w:ascii="Times New Roman" w:hAnsi="Times New Roman" w:cs="Times New Roman"/>
          <w:sz w:val="24"/>
          <w:szCs w:val="24"/>
        </w:rPr>
        <w:t> the amount of inventory that companies keep in order to protect themselves against stock out situations during lead time. The safety stock is given by the following formula:</w:t>
      </w:r>
    </w:p>
    <w:p w14:paraId="3D268602" w14:textId="27D9BB39" w:rsidR="001E4343" w:rsidRPr="000C1A67" w:rsidRDefault="00212135" w:rsidP="00212135">
      <w:pPr>
        <w:spacing w:line="360" w:lineRule="auto"/>
        <w:jc w:val="center"/>
        <w:rPr>
          <w:rFonts w:ascii="Times New Roman" w:hAnsi="Times New Roman" w:cs="Times New Roman"/>
          <w:i/>
          <w:sz w:val="24"/>
          <w:szCs w:val="24"/>
        </w:rPr>
      </w:pPr>
      <m:oMath>
        <m:r>
          <w:rPr>
            <w:rFonts w:ascii="Cambria Math" w:hAnsi="Cambria Math" w:cs="Times New Roman"/>
            <w:sz w:val="24"/>
            <w:szCs w:val="24"/>
          </w:rPr>
          <m:t>SS=Z×σ×√L</m:t>
        </m:r>
      </m:oMath>
      <w:r w:rsidRPr="000C1A67">
        <w:rPr>
          <w:rFonts w:ascii="Times New Roman" w:eastAsiaTheme="minorEastAsia" w:hAnsi="Times New Roman" w:cs="Times New Roman"/>
          <w:i/>
          <w:sz w:val="24"/>
          <w:szCs w:val="24"/>
        </w:rPr>
        <w:tab/>
      </w:r>
      <w:r w:rsidRPr="000C1A67">
        <w:rPr>
          <w:rFonts w:ascii="Times New Roman" w:eastAsiaTheme="minorEastAsia" w:hAnsi="Times New Roman" w:cs="Times New Roman"/>
          <w:i/>
          <w:sz w:val="24"/>
          <w:szCs w:val="24"/>
        </w:rPr>
        <w:tab/>
      </w:r>
      <w:r w:rsidR="0000160A">
        <w:rPr>
          <w:rFonts w:ascii="Times New Roman" w:eastAsiaTheme="minorEastAsia" w:hAnsi="Times New Roman" w:cs="Times New Roman"/>
          <w:i/>
          <w:sz w:val="24"/>
          <w:szCs w:val="24"/>
        </w:rPr>
        <w:t xml:space="preserve">                                    </w:t>
      </w:r>
      <w:r w:rsidRPr="000C1A67">
        <w:rPr>
          <w:rFonts w:ascii="Times New Roman" w:eastAsiaTheme="minorEastAsia" w:hAnsi="Times New Roman" w:cs="Times New Roman"/>
          <w:i/>
          <w:sz w:val="24"/>
          <w:szCs w:val="24"/>
        </w:rPr>
        <w:t>(3.4)</w:t>
      </w:r>
    </w:p>
    <w:p w14:paraId="05D0BBE3" w14:textId="7737C157" w:rsidR="00E93EF8" w:rsidRPr="000C1A67" w:rsidRDefault="0056222C"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The σ is standard deviation of the demand. The symbol L is the </w:t>
      </w:r>
      <w:r w:rsidRPr="000C1A67">
        <w:rPr>
          <w:rFonts w:ascii="Times New Roman" w:hAnsi="Times New Roman" w:cs="Times New Roman"/>
          <w:bCs/>
          <w:sz w:val="24"/>
          <w:szCs w:val="24"/>
        </w:rPr>
        <w:t>Lead time,</w:t>
      </w:r>
      <w:r w:rsidRPr="000C1A67">
        <w:rPr>
          <w:rFonts w:ascii="Times New Roman" w:hAnsi="Times New Roman" w:cs="Times New Roman"/>
          <w:sz w:val="24"/>
          <w:szCs w:val="24"/>
        </w:rPr>
        <w:t> which is the number of days between the time an order is placed and the time it is received. </w:t>
      </w:r>
      <w:r w:rsidR="00E93EF8" w:rsidRPr="000C1A67">
        <w:rPr>
          <w:rFonts w:ascii="Times New Roman" w:hAnsi="Times New Roman" w:cs="Times New Roman"/>
          <w:sz w:val="24"/>
          <w:szCs w:val="24"/>
        </w:rPr>
        <w:t>The SS was rounded off to 2 decimal places.  Z is the safety factor, which is a constant associated with the service level. Service level is the probability of not running out of stock during the next replenishment cycle.</w:t>
      </w:r>
    </w:p>
    <w:p w14:paraId="1651DF6C" w14:textId="77777777" w:rsidR="00A64007" w:rsidRPr="000C1A67" w:rsidRDefault="001E4343"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The service level was taken to be 0.95 in the simulation. Let us see how service level and safety factor are related. Since service level is a probability, it can be expressed as the area under the curve of a standard normal distribution curve. So, safety factor can be defined as the z-score at which the probability of not running out of stock during the next replenishment cycle is equal to the service level. As an example, if Z=1.645 (approx.) then stock will not run out of stock 95 times out of 100. </w:t>
      </w:r>
    </w:p>
    <w:p w14:paraId="1B257323" w14:textId="5DF4ED34" w:rsidR="00E93EF8" w:rsidRPr="000C1A67" w:rsidRDefault="00A64007" w:rsidP="00A64007">
      <w:pPr>
        <w:spacing w:line="360" w:lineRule="auto"/>
        <w:jc w:val="center"/>
        <w:rPr>
          <w:rFonts w:ascii="Times New Roman" w:hAnsi="Times New Roman" w:cs="Times New Roman"/>
          <w:sz w:val="24"/>
          <w:szCs w:val="24"/>
        </w:rPr>
      </w:pPr>
      <w:r w:rsidRPr="000C1A67">
        <w:rPr>
          <w:rFonts w:ascii="Times New Roman" w:hAnsi="Times New Roman" w:cs="Times New Roman"/>
          <w:noProof/>
          <w:lang w:eastAsia="en-IN"/>
        </w:rPr>
        <w:lastRenderedPageBreak/>
        <w:drawing>
          <wp:inline distT="0" distB="0" distL="0" distR="0" wp14:anchorId="522C95D7" wp14:editId="08346521">
            <wp:extent cx="3623733" cy="1803705"/>
            <wp:effectExtent l="19050" t="19050" r="15240"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20110" cy="1801902"/>
                    </a:xfrm>
                    <a:prstGeom prst="rect">
                      <a:avLst/>
                    </a:prstGeom>
                    <a:noFill/>
                    <a:ln>
                      <a:solidFill>
                        <a:schemeClr val="tx1"/>
                      </a:solidFill>
                    </a:ln>
                  </pic:spPr>
                </pic:pic>
              </a:graphicData>
            </a:graphic>
          </wp:inline>
        </w:drawing>
      </w:r>
    </w:p>
    <w:p w14:paraId="1AB22D3D" w14:textId="3B562036" w:rsidR="001E4343" w:rsidRPr="000C1A67" w:rsidRDefault="00A64007" w:rsidP="00A64007">
      <w:pPr>
        <w:jc w:val="center"/>
        <w:rPr>
          <w:rFonts w:ascii="Times New Roman" w:hAnsi="Times New Roman" w:cs="Times New Roman"/>
          <w:sz w:val="24"/>
          <w:szCs w:val="24"/>
        </w:rPr>
      </w:pPr>
      <w:r w:rsidRPr="000C1A67">
        <w:rPr>
          <w:rFonts w:ascii="Times New Roman" w:hAnsi="Times New Roman" w:cs="Times New Roman"/>
          <w:i/>
          <w:sz w:val="24"/>
          <w:szCs w:val="24"/>
        </w:rPr>
        <w:t>Figure 3</w:t>
      </w:r>
      <w:r w:rsidR="004E704E">
        <w:rPr>
          <w:rFonts w:ascii="Times New Roman" w:hAnsi="Times New Roman" w:cs="Times New Roman"/>
          <w:i/>
          <w:sz w:val="24"/>
          <w:szCs w:val="24"/>
        </w:rPr>
        <w:t>.2</w:t>
      </w:r>
      <w:r w:rsidRPr="000C1A67">
        <w:rPr>
          <w:rFonts w:ascii="Times New Roman" w:hAnsi="Times New Roman" w:cs="Times New Roman"/>
          <w:i/>
          <w:sz w:val="24"/>
          <w:szCs w:val="24"/>
        </w:rPr>
        <w:t>: Service level in normal distribution</w:t>
      </w:r>
    </w:p>
    <w:p w14:paraId="4932B1D4" w14:textId="1AD9F7D7" w:rsidR="00E93EF8" w:rsidRPr="000C1A67" w:rsidRDefault="00E93EF8" w:rsidP="00EC1BD2">
      <w:pPr>
        <w:spacing w:after="0" w:line="360" w:lineRule="auto"/>
        <w:ind w:firstLine="720"/>
        <w:jc w:val="both"/>
        <w:rPr>
          <w:rFonts w:ascii="Times New Roman" w:hAnsi="Times New Roman" w:cs="Times New Roman"/>
          <w:sz w:val="24"/>
          <w:szCs w:val="24"/>
        </w:rPr>
      </w:pPr>
      <w:r w:rsidRPr="000C1A67">
        <w:rPr>
          <w:rFonts w:ascii="Times New Roman" w:hAnsi="Times New Roman" w:cs="Times New Roman"/>
          <w:bCs/>
          <w:sz w:val="24"/>
          <w:szCs w:val="24"/>
        </w:rPr>
        <w:t>Lead time demand (LTD)</w:t>
      </w:r>
      <w:r w:rsidRPr="000C1A67">
        <w:rPr>
          <w:rFonts w:ascii="Times New Roman" w:hAnsi="Times New Roman" w:cs="Times New Roman"/>
          <w:sz w:val="24"/>
          <w:szCs w:val="24"/>
        </w:rPr>
        <w:t> is the average demand duri</w:t>
      </w:r>
      <w:r w:rsidR="001E4343" w:rsidRPr="000C1A67">
        <w:rPr>
          <w:rFonts w:ascii="Times New Roman" w:hAnsi="Times New Roman" w:cs="Times New Roman"/>
          <w:sz w:val="24"/>
          <w:szCs w:val="24"/>
        </w:rPr>
        <w:t>ng lead time</w:t>
      </w:r>
      <w:r w:rsidR="00F60554" w:rsidRPr="000C1A67">
        <w:rPr>
          <w:rFonts w:ascii="Times New Roman" w:hAnsi="Times New Roman" w:cs="Times New Roman"/>
          <w:sz w:val="24"/>
          <w:szCs w:val="24"/>
        </w:rPr>
        <w:t>. Here, value of lead time</w:t>
      </w:r>
      <w:r w:rsidR="00622494" w:rsidRPr="000C1A67">
        <w:rPr>
          <w:rFonts w:ascii="Times New Roman" w:hAnsi="Times New Roman" w:cs="Times New Roman"/>
          <w:sz w:val="24"/>
          <w:szCs w:val="24"/>
        </w:rPr>
        <w:t xml:space="preserve"> </w:t>
      </w:r>
      <w:r w:rsidR="00F60554" w:rsidRPr="000C1A67">
        <w:rPr>
          <w:rFonts w:ascii="Times New Roman" w:hAnsi="Times New Roman" w:cs="Times New Roman"/>
          <w:sz w:val="24"/>
          <w:szCs w:val="24"/>
        </w:rPr>
        <w:t>was taken to be 1</w:t>
      </w:r>
      <w:r w:rsidR="001E4343" w:rsidRPr="000C1A67">
        <w:rPr>
          <w:rFonts w:ascii="Times New Roman" w:hAnsi="Times New Roman" w:cs="Times New Roman"/>
          <w:sz w:val="24"/>
          <w:szCs w:val="24"/>
        </w:rPr>
        <w:t xml:space="preserve">. </w:t>
      </w:r>
      <w:r w:rsidR="00622494" w:rsidRPr="000C1A67">
        <w:rPr>
          <w:rFonts w:ascii="Times New Roman" w:hAnsi="Times New Roman" w:cs="Times New Roman"/>
          <w:sz w:val="24"/>
          <w:szCs w:val="24"/>
        </w:rPr>
        <w:t>Lead time demand</w:t>
      </w:r>
      <w:r w:rsidR="001E4343" w:rsidRPr="000C1A67">
        <w:rPr>
          <w:rFonts w:ascii="Times New Roman" w:hAnsi="Times New Roman" w:cs="Times New Roman"/>
          <w:sz w:val="24"/>
          <w:szCs w:val="24"/>
        </w:rPr>
        <w:t xml:space="preserve"> is given by,</w:t>
      </w:r>
    </w:p>
    <w:p w14:paraId="38DCEE41" w14:textId="6773AEF2" w:rsidR="00E93EF8" w:rsidRPr="000C1A67" w:rsidRDefault="00212135" w:rsidP="005E52B7">
      <w:pPr>
        <w:spacing w:line="360" w:lineRule="auto"/>
        <w:jc w:val="center"/>
        <w:rPr>
          <w:rFonts w:ascii="Cambria Math" w:hAnsi="Cambria Math" w:cs="Times New Roman"/>
          <w:sz w:val="24"/>
          <w:szCs w:val="24"/>
          <w:oMath/>
        </w:rPr>
      </w:pPr>
      <m:oMath>
        <m:r>
          <w:rPr>
            <w:rFonts w:ascii="Cambria Math" w:hAnsi="Cambria Math" w:cs="Times New Roman"/>
            <w:sz w:val="24"/>
            <w:szCs w:val="24"/>
          </w:rPr>
          <m:t>LTD = Forecast×L</m:t>
        </m:r>
      </m:oMath>
      <w:r w:rsidRPr="000C1A67">
        <w:rPr>
          <w:rFonts w:ascii="Times New Roman" w:eastAsiaTheme="minorEastAsia" w:hAnsi="Times New Roman" w:cs="Times New Roman"/>
          <w:i/>
          <w:sz w:val="24"/>
          <w:szCs w:val="24"/>
        </w:rPr>
        <w:tab/>
      </w:r>
      <w:r w:rsidRPr="000C1A67">
        <w:rPr>
          <w:rFonts w:ascii="Times New Roman" w:eastAsiaTheme="minorEastAsia" w:hAnsi="Times New Roman" w:cs="Times New Roman"/>
          <w:i/>
          <w:sz w:val="24"/>
          <w:szCs w:val="24"/>
        </w:rPr>
        <w:tab/>
        <w:t>(3.5)</w:t>
      </w:r>
    </w:p>
    <w:p w14:paraId="1DCBF55E" w14:textId="77777777" w:rsidR="00E93EF8" w:rsidRPr="000C1A67" w:rsidRDefault="00E93EF8" w:rsidP="00EC1BD2">
      <w:pPr>
        <w:spacing w:after="0" w:line="360" w:lineRule="auto"/>
        <w:ind w:firstLine="720"/>
        <w:rPr>
          <w:rFonts w:ascii="Times New Roman" w:hAnsi="Times New Roman" w:cs="Times New Roman"/>
          <w:sz w:val="24"/>
          <w:szCs w:val="24"/>
        </w:rPr>
      </w:pPr>
      <w:r w:rsidRPr="000C1A67">
        <w:rPr>
          <w:rFonts w:ascii="Times New Roman" w:hAnsi="Times New Roman" w:cs="Times New Roman"/>
          <w:bCs/>
          <w:sz w:val="24"/>
          <w:szCs w:val="24"/>
        </w:rPr>
        <w:t>Order Up to Level (OUT)</w:t>
      </w:r>
      <w:r w:rsidRPr="000C1A67">
        <w:rPr>
          <w:rFonts w:ascii="Times New Roman" w:hAnsi="Times New Roman" w:cs="Times New Roman"/>
          <w:sz w:val="24"/>
          <w:szCs w:val="24"/>
        </w:rPr>
        <w:t> is a replenishment policy. Each period companies review stock levels and place an order to bring its stock levels up to a target level.</w:t>
      </w:r>
    </w:p>
    <w:p w14:paraId="3490E54D" w14:textId="2559CC5A" w:rsidR="00E93EF8" w:rsidRPr="000C1A67" w:rsidRDefault="00212135" w:rsidP="005E52B7">
      <w:pPr>
        <w:spacing w:line="360" w:lineRule="auto"/>
        <w:jc w:val="center"/>
        <w:rPr>
          <w:rFonts w:ascii="Cambria Math" w:hAnsi="Cambria Math" w:cs="Times New Roman"/>
          <w:sz w:val="24"/>
          <w:szCs w:val="24"/>
          <w:oMath/>
        </w:rPr>
      </w:pPr>
      <m:oMath>
        <m:r>
          <w:rPr>
            <w:rFonts w:ascii="Cambria Math" w:hAnsi="Cambria Math" w:cs="Times New Roman"/>
            <w:sz w:val="24"/>
            <w:szCs w:val="24"/>
          </w:rPr>
          <m:t>OUT = LTD + SS</m:t>
        </m:r>
      </m:oMath>
      <w:r w:rsidRPr="000C1A67">
        <w:rPr>
          <w:rFonts w:ascii="Times New Roman" w:eastAsiaTheme="minorEastAsia" w:hAnsi="Times New Roman" w:cs="Times New Roman"/>
          <w:i/>
          <w:sz w:val="24"/>
          <w:szCs w:val="24"/>
        </w:rPr>
        <w:tab/>
      </w:r>
      <w:r w:rsidRPr="000C1A67">
        <w:rPr>
          <w:rFonts w:ascii="Times New Roman" w:eastAsiaTheme="minorEastAsia" w:hAnsi="Times New Roman" w:cs="Times New Roman"/>
          <w:i/>
          <w:sz w:val="24"/>
          <w:szCs w:val="24"/>
        </w:rPr>
        <w:tab/>
      </w:r>
      <w:r w:rsidR="0000160A">
        <w:rPr>
          <w:rFonts w:ascii="Times New Roman" w:eastAsiaTheme="minorEastAsia" w:hAnsi="Times New Roman" w:cs="Times New Roman"/>
          <w:i/>
          <w:sz w:val="24"/>
          <w:szCs w:val="24"/>
        </w:rPr>
        <w:t xml:space="preserve">           </w:t>
      </w:r>
      <w:r w:rsidRPr="000C1A67">
        <w:rPr>
          <w:rFonts w:ascii="Times New Roman" w:eastAsiaTheme="minorEastAsia" w:hAnsi="Times New Roman" w:cs="Times New Roman"/>
          <w:i/>
          <w:sz w:val="24"/>
          <w:szCs w:val="24"/>
        </w:rPr>
        <w:t>(3.6)</w:t>
      </w:r>
    </w:p>
    <w:p w14:paraId="0658E1A5" w14:textId="77777777" w:rsidR="005E52B7" w:rsidRPr="000C1A67" w:rsidRDefault="00E93EF8" w:rsidP="00EC1BD2">
      <w:pPr>
        <w:spacing w:after="0" w:line="360" w:lineRule="auto"/>
        <w:rPr>
          <w:rFonts w:ascii="Times New Roman" w:hAnsi="Times New Roman" w:cs="Times New Roman"/>
          <w:sz w:val="24"/>
          <w:szCs w:val="24"/>
        </w:rPr>
      </w:pPr>
      <w:r w:rsidRPr="000C1A67">
        <w:rPr>
          <w:rFonts w:ascii="Times New Roman" w:hAnsi="Times New Roman" w:cs="Times New Roman"/>
          <w:bCs/>
          <w:sz w:val="24"/>
          <w:szCs w:val="24"/>
        </w:rPr>
        <w:t>Order (O),</w:t>
      </w:r>
      <w:r w:rsidRPr="000C1A67">
        <w:rPr>
          <w:rFonts w:ascii="Times New Roman" w:hAnsi="Times New Roman" w:cs="Times New Roman"/>
          <w:sz w:val="24"/>
          <w:szCs w:val="24"/>
        </w:rPr>
        <w:t> stocks ordered but not yet arrived, is giv</w:t>
      </w:r>
      <w:r w:rsidR="001E4343" w:rsidRPr="000C1A67">
        <w:rPr>
          <w:rFonts w:ascii="Times New Roman" w:hAnsi="Times New Roman" w:cs="Times New Roman"/>
          <w:sz w:val="24"/>
          <w:szCs w:val="24"/>
        </w:rPr>
        <w:t>en by,</w:t>
      </w:r>
    </w:p>
    <w:p w14:paraId="28670594" w14:textId="4455A9A4" w:rsidR="00E93EF8" w:rsidRPr="000C1A67" w:rsidRDefault="00212135" w:rsidP="005E52B7">
      <w:pPr>
        <w:spacing w:line="360" w:lineRule="auto"/>
        <w:jc w:val="center"/>
        <w:rPr>
          <w:rFonts w:ascii="Times New Roman" w:hAnsi="Times New Roman" w:cs="Times New Roman"/>
          <w:sz w:val="24"/>
          <w:szCs w:val="24"/>
        </w:rPr>
      </w:pPr>
      <m:oMath>
        <m:r>
          <w:rPr>
            <w:rFonts w:ascii="Cambria Math" w:hAnsi="Cambria Math" w:cs="Times New Roman"/>
            <w:sz w:val="24"/>
            <w:szCs w:val="24"/>
          </w:rPr>
          <m:t>O = OUT – NS</m:t>
        </m:r>
      </m:oMath>
      <w:r w:rsidRPr="000C1A67">
        <w:rPr>
          <w:rFonts w:ascii="Times New Roman" w:eastAsiaTheme="minorEastAsia" w:hAnsi="Times New Roman" w:cs="Times New Roman"/>
          <w:i/>
          <w:sz w:val="24"/>
          <w:szCs w:val="24"/>
        </w:rPr>
        <w:tab/>
      </w:r>
      <w:r w:rsidRPr="000C1A67">
        <w:rPr>
          <w:rFonts w:ascii="Times New Roman" w:eastAsiaTheme="minorEastAsia" w:hAnsi="Times New Roman" w:cs="Times New Roman"/>
          <w:i/>
          <w:sz w:val="24"/>
          <w:szCs w:val="24"/>
        </w:rPr>
        <w:tab/>
      </w:r>
      <w:r w:rsidR="0000160A">
        <w:rPr>
          <w:rFonts w:ascii="Times New Roman" w:eastAsiaTheme="minorEastAsia" w:hAnsi="Times New Roman" w:cs="Times New Roman"/>
          <w:i/>
          <w:sz w:val="24"/>
          <w:szCs w:val="24"/>
        </w:rPr>
        <w:t xml:space="preserve">           </w:t>
      </w:r>
      <w:r w:rsidRPr="000C1A67">
        <w:rPr>
          <w:rFonts w:ascii="Times New Roman" w:eastAsiaTheme="minorEastAsia" w:hAnsi="Times New Roman" w:cs="Times New Roman"/>
          <w:i/>
          <w:sz w:val="24"/>
          <w:szCs w:val="24"/>
        </w:rPr>
        <w:t>(3.</w:t>
      </w:r>
      <w:r w:rsidR="005E52B7" w:rsidRPr="000C1A67">
        <w:rPr>
          <w:rFonts w:ascii="Times New Roman" w:eastAsiaTheme="minorEastAsia" w:hAnsi="Times New Roman" w:cs="Times New Roman"/>
          <w:i/>
          <w:sz w:val="24"/>
          <w:szCs w:val="24"/>
        </w:rPr>
        <w:t>7</w:t>
      </w:r>
      <w:r w:rsidRPr="000C1A67">
        <w:rPr>
          <w:rFonts w:ascii="Times New Roman" w:eastAsiaTheme="minorEastAsia" w:hAnsi="Times New Roman" w:cs="Times New Roman"/>
          <w:i/>
          <w:sz w:val="24"/>
          <w:szCs w:val="24"/>
        </w:rPr>
        <w:t>)</w:t>
      </w:r>
    </w:p>
    <w:p w14:paraId="25128604" w14:textId="4A8A604E" w:rsidR="00CF7B52" w:rsidRPr="000C1A67" w:rsidRDefault="00000125"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To quantify</w:t>
      </w:r>
      <w:r w:rsidR="00E93EF8" w:rsidRPr="000C1A67">
        <w:rPr>
          <w:rFonts w:ascii="Times New Roman" w:hAnsi="Times New Roman" w:cs="Times New Roman"/>
          <w:sz w:val="24"/>
          <w:szCs w:val="24"/>
        </w:rPr>
        <w:t xml:space="preserve"> bullwhip, </w:t>
      </w:r>
      <w:r w:rsidR="00512936" w:rsidRPr="000C1A67">
        <w:rPr>
          <w:rFonts w:ascii="Times New Roman" w:hAnsi="Times New Roman" w:cs="Times New Roman"/>
          <w:sz w:val="24"/>
          <w:szCs w:val="24"/>
        </w:rPr>
        <w:t xml:space="preserve">the </w:t>
      </w:r>
      <w:r w:rsidR="00E93EF8" w:rsidRPr="000C1A67">
        <w:rPr>
          <w:rFonts w:ascii="Times New Roman" w:hAnsi="Times New Roman" w:cs="Times New Roman"/>
          <w:sz w:val="24"/>
          <w:szCs w:val="24"/>
        </w:rPr>
        <w:t>ope</w:t>
      </w:r>
      <w:r w:rsidR="00512936" w:rsidRPr="000C1A67">
        <w:rPr>
          <w:rFonts w:ascii="Times New Roman" w:hAnsi="Times New Roman" w:cs="Times New Roman"/>
          <w:sz w:val="24"/>
          <w:szCs w:val="24"/>
        </w:rPr>
        <w:t>ration research model is used.</w:t>
      </w:r>
      <w:r w:rsidR="00622494" w:rsidRPr="000C1A67">
        <w:rPr>
          <w:rFonts w:ascii="Times New Roman" w:hAnsi="Times New Roman" w:cs="Times New Roman"/>
          <w:sz w:val="24"/>
          <w:szCs w:val="24"/>
        </w:rPr>
        <w:t xml:space="preserve"> In this model, the</w:t>
      </w:r>
      <w:r w:rsidR="00CF7B52" w:rsidRPr="000C1A67">
        <w:rPr>
          <w:rFonts w:ascii="Times New Roman" w:hAnsi="Times New Roman" w:cs="Times New Roman"/>
          <w:sz w:val="24"/>
          <w:szCs w:val="24"/>
        </w:rPr>
        <w:t xml:space="preserve"> ratio</w:t>
      </w:r>
      <w:r w:rsidR="00622494" w:rsidRPr="000C1A67">
        <w:rPr>
          <w:rFonts w:ascii="Times New Roman" w:hAnsi="Times New Roman" w:cs="Times New Roman"/>
          <w:sz w:val="24"/>
          <w:szCs w:val="24"/>
        </w:rPr>
        <w:t xml:space="preserve"> of variances</w:t>
      </w:r>
      <w:r w:rsidR="00CF7B52" w:rsidRPr="000C1A67">
        <w:rPr>
          <w:rFonts w:ascii="Times New Roman" w:hAnsi="Times New Roman" w:cs="Times New Roman"/>
          <w:sz w:val="24"/>
          <w:szCs w:val="24"/>
        </w:rPr>
        <w:t xml:space="preserve"> is commonly used in dispersion statistics to compare variability from various distributions. If the ratio is greater than 1, it is called as variance amplification. In other case when it is less than one, it is called as the isolation effect. (Campuzano et al. 2011)</w:t>
      </w:r>
    </w:p>
    <w:p w14:paraId="1DB590CF" w14:textId="4CE07F34" w:rsidR="00F60554" w:rsidRPr="000C1A67" w:rsidRDefault="00E93EF8" w:rsidP="00EC1BD2">
      <w:pPr>
        <w:spacing w:after="0" w:line="360" w:lineRule="auto"/>
        <w:ind w:firstLine="720"/>
        <w:rPr>
          <w:rFonts w:ascii="Times New Roman" w:hAnsi="Times New Roman" w:cs="Times New Roman"/>
          <w:sz w:val="24"/>
          <w:szCs w:val="24"/>
        </w:rPr>
      </w:pPr>
      <w:r w:rsidRPr="000C1A67">
        <w:rPr>
          <w:rFonts w:ascii="Times New Roman" w:hAnsi="Times New Roman" w:cs="Times New Roman"/>
          <w:bCs/>
          <w:sz w:val="24"/>
          <w:szCs w:val="24"/>
        </w:rPr>
        <w:t>Cost,</w:t>
      </w:r>
      <w:r w:rsidRPr="000C1A67">
        <w:rPr>
          <w:rFonts w:ascii="Times New Roman" w:hAnsi="Times New Roman" w:cs="Times New Roman"/>
          <w:sz w:val="24"/>
          <w:szCs w:val="24"/>
        </w:rPr>
        <w:t xml:space="preserve"> it is the </w:t>
      </w:r>
      <w:r w:rsidR="0005606F" w:rsidRPr="000C1A67">
        <w:rPr>
          <w:rFonts w:ascii="Times New Roman" w:hAnsi="Times New Roman" w:cs="Times New Roman"/>
          <w:sz w:val="24"/>
          <w:szCs w:val="24"/>
        </w:rPr>
        <w:t>expense</w:t>
      </w:r>
      <w:r w:rsidRPr="000C1A67">
        <w:rPr>
          <w:rFonts w:ascii="Times New Roman" w:hAnsi="Times New Roman" w:cs="Times New Roman"/>
          <w:sz w:val="24"/>
          <w:szCs w:val="24"/>
        </w:rPr>
        <w:t xml:space="preserve"> incurred in storing the product in inventory and back ordering</w:t>
      </w:r>
      <w:r w:rsidR="0005606F" w:rsidRPr="000C1A67">
        <w:rPr>
          <w:rFonts w:ascii="Times New Roman" w:hAnsi="Times New Roman" w:cs="Times New Roman"/>
          <w:sz w:val="24"/>
          <w:szCs w:val="24"/>
        </w:rPr>
        <w:t>. For calculating cost, there</w:t>
      </w:r>
      <w:r w:rsidRPr="000C1A67">
        <w:rPr>
          <w:rFonts w:ascii="Times New Roman" w:hAnsi="Times New Roman" w:cs="Times New Roman"/>
          <w:sz w:val="24"/>
          <w:szCs w:val="24"/>
        </w:rPr>
        <w:t xml:space="preserve"> </w:t>
      </w:r>
      <w:r w:rsidR="00F60554" w:rsidRPr="000C1A67">
        <w:rPr>
          <w:rFonts w:ascii="Times New Roman" w:hAnsi="Times New Roman" w:cs="Times New Roman"/>
          <w:sz w:val="24"/>
          <w:szCs w:val="24"/>
        </w:rPr>
        <w:t>are two possible cases:</w:t>
      </w:r>
    </w:p>
    <w:p w14:paraId="609408DB" w14:textId="59810BF8" w:rsidR="00E93EF8" w:rsidRPr="000C1A67" w:rsidRDefault="0005606F" w:rsidP="00F60554">
      <w:pPr>
        <w:pStyle w:val="ListParagraph"/>
        <w:numPr>
          <w:ilvl w:val="0"/>
          <w:numId w:val="10"/>
        </w:numPr>
        <w:spacing w:line="360" w:lineRule="auto"/>
        <w:rPr>
          <w:rFonts w:ascii="Times New Roman" w:hAnsi="Times New Roman" w:cs="Times New Roman"/>
          <w:sz w:val="24"/>
          <w:szCs w:val="24"/>
        </w:rPr>
      </w:pPr>
      <w:r w:rsidRPr="000C1A67">
        <w:rPr>
          <w:rFonts w:ascii="Times New Roman" w:hAnsi="Times New Roman" w:cs="Times New Roman"/>
          <w:sz w:val="24"/>
          <w:szCs w:val="24"/>
        </w:rPr>
        <w:t>I</w:t>
      </w:r>
      <w:r w:rsidR="00E93EF8" w:rsidRPr="000C1A67">
        <w:rPr>
          <w:rFonts w:ascii="Times New Roman" w:hAnsi="Times New Roman" w:cs="Times New Roman"/>
          <w:sz w:val="24"/>
          <w:szCs w:val="24"/>
        </w:rPr>
        <w:t>n the case when the stock is not sufficient to fulfil the demand. It is calculated as:</w:t>
      </w:r>
    </w:p>
    <w:p w14:paraId="2A24A528" w14:textId="2F66104D" w:rsidR="00E93EF8" w:rsidRPr="000C1A67" w:rsidRDefault="00A2453F" w:rsidP="0005606F">
      <w:pPr>
        <w:spacing w:line="360" w:lineRule="auto"/>
        <w:jc w:val="center"/>
        <w:rPr>
          <w:rFonts w:ascii="Times New Roman" w:hAnsi="Times New Roman" w:cs="Times New Roman"/>
          <w:i/>
          <w:sz w:val="24"/>
          <w:szCs w:val="24"/>
        </w:rPr>
      </w:pPr>
      <m:oMath>
        <m:r>
          <w:rPr>
            <w:rFonts w:ascii="Cambria Math" w:hAnsi="Cambria Math" w:cs="Times New Roman"/>
            <w:sz w:val="24"/>
            <w:szCs w:val="24"/>
          </w:rPr>
          <m:t>Cost = Holding cost per piece × Net stock</m:t>
        </m:r>
      </m:oMath>
      <w:r w:rsidR="00AD25A8" w:rsidRPr="000C1A67">
        <w:rPr>
          <w:rFonts w:ascii="Times New Roman" w:hAnsi="Times New Roman" w:cs="Times New Roman"/>
          <w:i/>
          <w:sz w:val="24"/>
          <w:szCs w:val="24"/>
        </w:rPr>
        <w:t>,</w:t>
      </w:r>
      <w:r w:rsidR="00E93EF8" w:rsidRPr="000C1A67">
        <w:rPr>
          <w:rFonts w:ascii="Times New Roman" w:hAnsi="Times New Roman" w:cs="Times New Roman"/>
          <w:i/>
          <w:sz w:val="24"/>
          <w:szCs w:val="24"/>
        </w:rPr>
        <w:t xml:space="preserve">    if Net Stock &gt; 0</w:t>
      </w:r>
      <w:r w:rsidR="005E52B7" w:rsidRPr="000C1A67">
        <w:rPr>
          <w:rFonts w:ascii="Times New Roman" w:hAnsi="Times New Roman" w:cs="Times New Roman"/>
          <w:i/>
          <w:sz w:val="24"/>
          <w:szCs w:val="24"/>
        </w:rPr>
        <w:tab/>
        <w:t>(3.9)</w:t>
      </w:r>
    </w:p>
    <w:p w14:paraId="54B837C7" w14:textId="77777777" w:rsidR="005E52B7" w:rsidRPr="000C1A67" w:rsidRDefault="00E93EF8" w:rsidP="005E52B7">
      <w:pPr>
        <w:pStyle w:val="ListParagraph"/>
        <w:numPr>
          <w:ilvl w:val="0"/>
          <w:numId w:val="10"/>
        </w:numPr>
        <w:spacing w:after="0" w:line="360" w:lineRule="auto"/>
        <w:rPr>
          <w:rFonts w:ascii="Times New Roman" w:hAnsi="Times New Roman" w:cs="Times New Roman"/>
          <w:sz w:val="24"/>
          <w:szCs w:val="24"/>
        </w:rPr>
      </w:pPr>
      <w:r w:rsidRPr="000C1A67">
        <w:rPr>
          <w:rFonts w:ascii="Times New Roman" w:hAnsi="Times New Roman" w:cs="Times New Roman"/>
          <w:sz w:val="24"/>
          <w:szCs w:val="24"/>
        </w:rPr>
        <w:t xml:space="preserve">In </w:t>
      </w:r>
      <w:r w:rsidR="0005606F" w:rsidRPr="000C1A67">
        <w:rPr>
          <w:rFonts w:ascii="Times New Roman" w:hAnsi="Times New Roman" w:cs="Times New Roman"/>
          <w:sz w:val="24"/>
          <w:szCs w:val="24"/>
        </w:rPr>
        <w:t xml:space="preserve">all </w:t>
      </w:r>
      <w:r w:rsidRPr="000C1A67">
        <w:rPr>
          <w:rFonts w:ascii="Times New Roman" w:hAnsi="Times New Roman" w:cs="Times New Roman"/>
          <w:sz w:val="24"/>
          <w:szCs w:val="24"/>
        </w:rPr>
        <w:t xml:space="preserve">other cases,    </w:t>
      </w:r>
    </w:p>
    <w:p w14:paraId="7BA89E0B" w14:textId="3A40B4EB" w:rsidR="00E93EF8" w:rsidRPr="000C1A67" w:rsidRDefault="00A2453F" w:rsidP="005E52B7">
      <w:pPr>
        <w:spacing w:line="360" w:lineRule="auto"/>
        <w:jc w:val="center"/>
        <w:rPr>
          <w:rFonts w:ascii="Times New Roman" w:hAnsi="Times New Roman" w:cs="Times New Roman"/>
          <w:sz w:val="24"/>
          <w:szCs w:val="24"/>
        </w:rPr>
      </w:pPr>
      <w:r w:rsidRPr="000C1A67">
        <w:rPr>
          <w:rFonts w:ascii="Times New Roman" w:hAnsi="Times New Roman" w:cs="Times New Roman"/>
          <w:i/>
          <w:sz w:val="24"/>
          <w:szCs w:val="24"/>
        </w:rPr>
        <w:t>Cost  =  Backordering cost per piece x Quantity of unfulfilled order</w:t>
      </w:r>
      <w:r w:rsidR="005E52B7" w:rsidRPr="000C1A67">
        <w:rPr>
          <w:rFonts w:ascii="Times New Roman" w:hAnsi="Times New Roman" w:cs="Times New Roman"/>
          <w:i/>
          <w:sz w:val="24"/>
          <w:szCs w:val="24"/>
        </w:rPr>
        <w:tab/>
        <w:t>(3.10)</w:t>
      </w:r>
    </w:p>
    <w:p w14:paraId="39BA99C3" w14:textId="07753F08" w:rsidR="00B757A6" w:rsidRPr="00EC1447" w:rsidRDefault="0005606F" w:rsidP="00EC1447">
      <w:pPr>
        <w:spacing w:line="360" w:lineRule="auto"/>
        <w:ind w:firstLine="720"/>
        <w:rPr>
          <w:rFonts w:ascii="Times New Roman" w:hAnsi="Times New Roman" w:cs="Times New Roman"/>
          <w:sz w:val="24"/>
          <w:szCs w:val="24"/>
        </w:rPr>
      </w:pPr>
      <w:r w:rsidRPr="000C1A67">
        <w:rPr>
          <w:rFonts w:ascii="Times New Roman" w:hAnsi="Times New Roman" w:cs="Times New Roman"/>
          <w:sz w:val="24"/>
          <w:szCs w:val="24"/>
        </w:rPr>
        <w:t>For the purpose of the simulation, the b</w:t>
      </w:r>
      <w:r w:rsidR="00E93EF8" w:rsidRPr="000C1A67">
        <w:rPr>
          <w:rFonts w:ascii="Times New Roman" w:hAnsi="Times New Roman" w:cs="Times New Roman"/>
          <w:sz w:val="24"/>
          <w:szCs w:val="24"/>
        </w:rPr>
        <w:t xml:space="preserve">ack ordering and </w:t>
      </w:r>
      <w:r w:rsidRPr="000C1A67">
        <w:rPr>
          <w:rFonts w:ascii="Times New Roman" w:hAnsi="Times New Roman" w:cs="Times New Roman"/>
          <w:sz w:val="24"/>
          <w:szCs w:val="24"/>
        </w:rPr>
        <w:t xml:space="preserve">the </w:t>
      </w:r>
      <w:r w:rsidR="00E93EF8" w:rsidRPr="000C1A67">
        <w:rPr>
          <w:rFonts w:ascii="Times New Roman" w:hAnsi="Times New Roman" w:cs="Times New Roman"/>
          <w:sz w:val="24"/>
          <w:szCs w:val="24"/>
        </w:rPr>
        <w:t>holding cost are</w:t>
      </w:r>
      <w:r w:rsidRPr="000C1A67">
        <w:rPr>
          <w:rFonts w:ascii="Times New Roman" w:hAnsi="Times New Roman" w:cs="Times New Roman"/>
          <w:sz w:val="24"/>
          <w:szCs w:val="24"/>
        </w:rPr>
        <w:t xml:space="preserve"> taken to be</w:t>
      </w:r>
      <w:r w:rsidR="00E93EF8" w:rsidRPr="000C1A67">
        <w:rPr>
          <w:rFonts w:ascii="Times New Roman" w:hAnsi="Times New Roman" w:cs="Times New Roman"/>
          <w:sz w:val="24"/>
          <w:szCs w:val="24"/>
        </w:rPr>
        <w:t xml:space="preserve"> 0.5 and 2 </w:t>
      </w:r>
      <w:r w:rsidRPr="000C1A67">
        <w:rPr>
          <w:rFonts w:ascii="Times New Roman" w:hAnsi="Times New Roman" w:cs="Times New Roman"/>
          <w:sz w:val="24"/>
          <w:szCs w:val="24"/>
        </w:rPr>
        <w:t xml:space="preserve">units </w:t>
      </w:r>
      <w:r w:rsidR="00F60554" w:rsidRPr="000C1A67">
        <w:rPr>
          <w:rFonts w:ascii="Times New Roman" w:hAnsi="Times New Roman" w:cs="Times New Roman"/>
          <w:sz w:val="24"/>
          <w:szCs w:val="24"/>
        </w:rPr>
        <w:t>respectively.</w:t>
      </w:r>
      <w:r w:rsidR="00A64007" w:rsidRPr="000C1A67">
        <w:rPr>
          <w:rFonts w:ascii="Times New Roman" w:hAnsi="Times New Roman" w:cs="Times New Roman"/>
          <w:sz w:val="24"/>
          <w:szCs w:val="24"/>
        </w:rPr>
        <w:t xml:space="preserve"> </w:t>
      </w:r>
      <w:r w:rsidR="00000125" w:rsidRPr="000C1A67">
        <w:rPr>
          <w:rFonts w:ascii="Times New Roman" w:hAnsi="Times New Roman" w:cs="Times New Roman"/>
          <w:sz w:val="24"/>
          <w:szCs w:val="24"/>
        </w:rPr>
        <w:t>Also, n</w:t>
      </w:r>
      <w:r w:rsidR="00E93EF8" w:rsidRPr="000C1A67">
        <w:rPr>
          <w:rFonts w:ascii="Times New Roman" w:hAnsi="Times New Roman" w:cs="Times New Roman"/>
          <w:sz w:val="24"/>
          <w:szCs w:val="24"/>
        </w:rPr>
        <w:t xml:space="preserve">o </w:t>
      </w:r>
      <w:r w:rsidR="00000125" w:rsidRPr="000C1A67">
        <w:rPr>
          <w:rFonts w:ascii="Times New Roman" w:hAnsi="Times New Roman" w:cs="Times New Roman"/>
          <w:sz w:val="24"/>
          <w:szCs w:val="24"/>
        </w:rPr>
        <w:t xml:space="preserve">external </w:t>
      </w:r>
      <w:r w:rsidR="00E93EF8" w:rsidRPr="000C1A67">
        <w:rPr>
          <w:rFonts w:ascii="Times New Roman" w:hAnsi="Times New Roman" w:cs="Times New Roman"/>
          <w:sz w:val="24"/>
          <w:szCs w:val="24"/>
        </w:rPr>
        <w:t xml:space="preserve">factors other than service level, demand, lead time, number of </w:t>
      </w:r>
      <w:r w:rsidR="00A2453F" w:rsidRPr="000C1A67">
        <w:rPr>
          <w:rFonts w:ascii="Times New Roman" w:hAnsi="Times New Roman" w:cs="Times New Roman"/>
          <w:sz w:val="24"/>
          <w:szCs w:val="24"/>
        </w:rPr>
        <w:t xml:space="preserve">time </w:t>
      </w:r>
      <w:r w:rsidR="00E93EF8" w:rsidRPr="000C1A67">
        <w:rPr>
          <w:rFonts w:ascii="Times New Roman" w:hAnsi="Times New Roman" w:cs="Times New Roman"/>
          <w:sz w:val="24"/>
          <w:szCs w:val="24"/>
        </w:rPr>
        <w:t>p</w:t>
      </w:r>
      <w:r w:rsidR="00AD25A8" w:rsidRPr="000C1A67">
        <w:rPr>
          <w:rFonts w:ascii="Times New Roman" w:hAnsi="Times New Roman" w:cs="Times New Roman"/>
          <w:sz w:val="24"/>
          <w:szCs w:val="24"/>
        </w:rPr>
        <w:t>eriods used for forecasting in s</w:t>
      </w:r>
      <w:r w:rsidR="00E93EF8" w:rsidRPr="000C1A67">
        <w:rPr>
          <w:rFonts w:ascii="Times New Roman" w:hAnsi="Times New Roman" w:cs="Times New Roman"/>
          <w:sz w:val="24"/>
          <w:szCs w:val="24"/>
        </w:rPr>
        <w:t>imple moving average</w:t>
      </w:r>
      <w:r w:rsidR="00000125" w:rsidRPr="000C1A67">
        <w:rPr>
          <w:rFonts w:ascii="Times New Roman" w:hAnsi="Times New Roman" w:cs="Times New Roman"/>
          <w:sz w:val="24"/>
          <w:szCs w:val="24"/>
        </w:rPr>
        <w:t>,</w:t>
      </w:r>
      <w:r w:rsidR="00E93EF8" w:rsidRPr="000C1A67">
        <w:rPr>
          <w:rFonts w:ascii="Times New Roman" w:hAnsi="Times New Roman" w:cs="Times New Roman"/>
          <w:sz w:val="24"/>
          <w:szCs w:val="24"/>
        </w:rPr>
        <w:t xml:space="preserve"> affect the bullwhip</w:t>
      </w:r>
      <w:r w:rsidR="00000125" w:rsidRPr="000C1A67">
        <w:rPr>
          <w:rFonts w:ascii="Times New Roman" w:hAnsi="Times New Roman" w:cs="Times New Roman"/>
          <w:sz w:val="24"/>
          <w:szCs w:val="24"/>
        </w:rPr>
        <w:t xml:space="preserve"> in the simulation</w:t>
      </w:r>
      <w:r w:rsidR="00E93EF8" w:rsidRPr="000C1A67">
        <w:rPr>
          <w:rFonts w:ascii="Times New Roman" w:hAnsi="Times New Roman" w:cs="Times New Roman"/>
          <w:sz w:val="24"/>
          <w:szCs w:val="24"/>
        </w:rPr>
        <w:t xml:space="preserve">. </w:t>
      </w:r>
    </w:p>
    <w:p w14:paraId="11BBB849" w14:textId="4C452CBB" w:rsidR="00E93EF8" w:rsidRPr="000C1A67" w:rsidRDefault="00EC1BD2" w:rsidP="00EC1BD2">
      <w:pPr>
        <w:spacing w:line="360" w:lineRule="auto"/>
        <w:jc w:val="center"/>
        <w:rPr>
          <w:rFonts w:ascii="Times New Roman" w:hAnsi="Times New Roman" w:cs="Times New Roman"/>
          <w:i/>
          <w:sz w:val="24"/>
          <w:szCs w:val="24"/>
        </w:rPr>
      </w:pPr>
      <w:r>
        <w:rPr>
          <w:rFonts w:ascii="Times New Roman" w:hAnsi="Times New Roman" w:cs="Times New Roman"/>
          <w:b/>
          <w:bCs/>
          <w:sz w:val="24"/>
          <w:szCs w:val="24"/>
        </w:rPr>
        <w:lastRenderedPageBreak/>
        <w:t>CHAPTER 4 AI ON VIRTUAL DATA SET</w:t>
      </w:r>
    </w:p>
    <w:p w14:paraId="2DBBA5CA" w14:textId="5E3BE3DF" w:rsidR="00B757A6" w:rsidRDefault="00B757A6" w:rsidP="00B757A6">
      <w:pPr>
        <w:spacing w:line="360" w:lineRule="auto"/>
        <w:ind w:firstLine="720"/>
        <w:rPr>
          <w:rFonts w:ascii="Times New Roman" w:hAnsi="Times New Roman" w:cs="Times New Roman"/>
          <w:sz w:val="24"/>
          <w:szCs w:val="24"/>
        </w:rPr>
      </w:pPr>
      <w:r w:rsidRPr="000C1A67">
        <w:rPr>
          <w:rFonts w:ascii="Times New Roman" w:hAnsi="Times New Roman" w:cs="Times New Roman"/>
          <w:sz w:val="24"/>
          <w:szCs w:val="24"/>
        </w:rPr>
        <w:t>The data is generated using the bullwhip model above. To implement variability in the demand, the customer demand is simulated using a sinusoidal curve as shown in the figure</w:t>
      </w:r>
      <w:r w:rsidR="003B3FB7">
        <w:rPr>
          <w:rFonts w:ascii="Times New Roman" w:hAnsi="Times New Roman" w:cs="Times New Roman"/>
          <w:sz w:val="24"/>
          <w:szCs w:val="24"/>
        </w:rPr>
        <w:t xml:space="preserve"> 4.</w:t>
      </w:r>
      <w:r w:rsidR="008B087A">
        <w:rPr>
          <w:rFonts w:ascii="Times New Roman" w:hAnsi="Times New Roman" w:cs="Times New Roman"/>
          <w:sz w:val="24"/>
          <w:szCs w:val="24"/>
        </w:rPr>
        <w:t>2</w:t>
      </w:r>
      <w:r w:rsidRPr="000C1A67">
        <w:rPr>
          <w:rFonts w:ascii="Times New Roman" w:hAnsi="Times New Roman" w:cs="Times New Roman"/>
          <w:sz w:val="24"/>
          <w:szCs w:val="24"/>
        </w:rPr>
        <w:t>. </w:t>
      </w:r>
    </w:p>
    <w:p w14:paraId="3155F127" w14:textId="484637FC" w:rsidR="00B757A6" w:rsidRPr="00B757A6" w:rsidRDefault="00B757A6" w:rsidP="00B757A6">
      <w:pPr>
        <w:spacing w:line="360" w:lineRule="auto"/>
        <w:jc w:val="both"/>
        <w:rPr>
          <w:rFonts w:ascii="Times New Roman" w:hAnsi="Times New Roman" w:cs="Times New Roman"/>
          <w:b/>
          <w:sz w:val="24"/>
          <w:szCs w:val="24"/>
        </w:rPr>
      </w:pPr>
      <w:r w:rsidRPr="00B757A6">
        <w:rPr>
          <w:rFonts w:ascii="Times New Roman" w:hAnsi="Times New Roman" w:cs="Times New Roman"/>
          <w:b/>
          <w:sz w:val="24"/>
          <w:szCs w:val="24"/>
        </w:rPr>
        <w:t xml:space="preserve">4.1 </w:t>
      </w:r>
      <w:r>
        <w:rPr>
          <w:rFonts w:ascii="Times New Roman" w:hAnsi="Times New Roman" w:cs="Times New Roman"/>
          <w:b/>
          <w:sz w:val="24"/>
          <w:szCs w:val="24"/>
        </w:rPr>
        <w:tab/>
      </w:r>
      <w:r w:rsidRPr="00B757A6">
        <w:rPr>
          <w:rFonts w:ascii="Times New Roman" w:hAnsi="Times New Roman" w:cs="Times New Roman"/>
          <w:b/>
          <w:sz w:val="24"/>
          <w:szCs w:val="24"/>
        </w:rPr>
        <w:t>Data preparation</w:t>
      </w:r>
    </w:p>
    <w:p w14:paraId="43331D65" w14:textId="64D92C0C" w:rsidR="008D426A"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In order </w:t>
      </w:r>
      <w:r w:rsidR="007E74DD" w:rsidRPr="000C1A67">
        <w:rPr>
          <w:rFonts w:ascii="Times New Roman" w:hAnsi="Times New Roman" w:cs="Times New Roman"/>
          <w:sz w:val="24"/>
          <w:szCs w:val="24"/>
        </w:rPr>
        <w:t xml:space="preserve">for the data </w:t>
      </w:r>
      <w:r w:rsidRPr="000C1A67">
        <w:rPr>
          <w:rFonts w:ascii="Times New Roman" w:hAnsi="Times New Roman" w:cs="Times New Roman"/>
          <w:sz w:val="24"/>
          <w:szCs w:val="24"/>
        </w:rPr>
        <w:t>to</w:t>
      </w:r>
      <w:r w:rsidR="007E74DD" w:rsidRPr="000C1A67">
        <w:rPr>
          <w:rFonts w:ascii="Times New Roman" w:hAnsi="Times New Roman" w:cs="Times New Roman"/>
          <w:sz w:val="24"/>
          <w:szCs w:val="24"/>
        </w:rPr>
        <w:t xml:space="preserve"> be</w:t>
      </w:r>
      <w:r w:rsidRPr="000C1A67">
        <w:rPr>
          <w:rFonts w:ascii="Times New Roman" w:hAnsi="Times New Roman" w:cs="Times New Roman"/>
          <w:sz w:val="24"/>
          <w:szCs w:val="24"/>
        </w:rPr>
        <w:t xml:space="preserve"> use</w:t>
      </w:r>
      <w:r w:rsidR="007E74DD" w:rsidRPr="000C1A67">
        <w:rPr>
          <w:rFonts w:ascii="Times New Roman" w:hAnsi="Times New Roman" w:cs="Times New Roman"/>
          <w:sz w:val="24"/>
          <w:szCs w:val="24"/>
        </w:rPr>
        <w:t>d by the algorithm</w:t>
      </w:r>
      <w:r w:rsidRPr="000C1A67">
        <w:rPr>
          <w:rFonts w:ascii="Times New Roman" w:hAnsi="Times New Roman" w:cs="Times New Roman"/>
          <w:sz w:val="24"/>
          <w:szCs w:val="24"/>
        </w:rPr>
        <w:t>, data pre-processing is required.</w:t>
      </w:r>
      <w:r w:rsidR="007E74DD" w:rsidRPr="000C1A67">
        <w:rPr>
          <w:rFonts w:ascii="Times New Roman" w:hAnsi="Times New Roman" w:cs="Times New Roman"/>
          <w:sz w:val="24"/>
          <w:szCs w:val="24"/>
        </w:rPr>
        <w:t xml:space="preserve"> This is done to ensure that the raw data is converted into a format that </w:t>
      </w:r>
      <w:r w:rsidR="00512A94" w:rsidRPr="000C1A67">
        <w:rPr>
          <w:rFonts w:ascii="Times New Roman" w:hAnsi="Times New Roman" w:cs="Times New Roman"/>
          <w:sz w:val="24"/>
          <w:szCs w:val="24"/>
        </w:rPr>
        <w:t>is manageable by the algorithm. Also, in this step all the instances of inconsistent data are removed to avoid errors in prediction and improve efficacy.</w:t>
      </w:r>
      <w:r w:rsidRPr="000C1A67">
        <w:rPr>
          <w:rFonts w:ascii="Times New Roman" w:hAnsi="Times New Roman" w:cs="Times New Roman"/>
          <w:sz w:val="24"/>
          <w:szCs w:val="24"/>
        </w:rPr>
        <w:t xml:space="preserve"> </w:t>
      </w:r>
      <w:r w:rsidR="007E74DD" w:rsidRPr="000C1A67">
        <w:rPr>
          <w:rFonts w:ascii="Times New Roman" w:hAnsi="Times New Roman" w:cs="Times New Roman"/>
          <w:sz w:val="24"/>
          <w:szCs w:val="24"/>
        </w:rPr>
        <w:t>For the project, t</w:t>
      </w:r>
      <w:r w:rsidRPr="000C1A67">
        <w:rPr>
          <w:rFonts w:ascii="Times New Roman" w:hAnsi="Times New Roman" w:cs="Times New Roman"/>
          <w:sz w:val="24"/>
          <w:szCs w:val="24"/>
        </w:rPr>
        <w:t>he proce</w:t>
      </w:r>
      <w:r w:rsidR="007E74DD" w:rsidRPr="000C1A67">
        <w:rPr>
          <w:rFonts w:ascii="Times New Roman" w:hAnsi="Times New Roman" w:cs="Times New Roman"/>
          <w:sz w:val="24"/>
          <w:szCs w:val="24"/>
        </w:rPr>
        <w:t>ss of data pre-processing had three steps, namely</w:t>
      </w:r>
      <w:r w:rsidRPr="000C1A67">
        <w:rPr>
          <w:rFonts w:ascii="Times New Roman" w:hAnsi="Times New Roman" w:cs="Times New Roman"/>
          <w:sz w:val="24"/>
          <w:szCs w:val="24"/>
        </w:rPr>
        <w:t xml:space="preserve"> Data Exploration, Data Cleaning, </w:t>
      </w:r>
      <w:r w:rsidR="00A2453F" w:rsidRPr="000C1A67">
        <w:rPr>
          <w:rFonts w:ascii="Times New Roman" w:hAnsi="Times New Roman" w:cs="Times New Roman"/>
          <w:sz w:val="24"/>
          <w:szCs w:val="24"/>
        </w:rPr>
        <w:t>and Data</w:t>
      </w:r>
      <w:r w:rsidRPr="000C1A67">
        <w:rPr>
          <w:rFonts w:ascii="Times New Roman" w:hAnsi="Times New Roman" w:cs="Times New Roman"/>
          <w:sz w:val="24"/>
          <w:szCs w:val="24"/>
        </w:rPr>
        <w:t xml:space="preserve"> Processing</w:t>
      </w:r>
      <w:r w:rsidR="007E74DD" w:rsidRPr="000C1A67">
        <w:rPr>
          <w:rFonts w:ascii="Times New Roman" w:hAnsi="Times New Roman" w:cs="Times New Roman"/>
          <w:sz w:val="24"/>
          <w:szCs w:val="24"/>
        </w:rPr>
        <w:t>.</w:t>
      </w:r>
      <w:r w:rsidR="00512A94" w:rsidRPr="000C1A67">
        <w:rPr>
          <w:rFonts w:ascii="Times New Roman" w:hAnsi="Times New Roman" w:cs="Times New Roman"/>
          <w:sz w:val="24"/>
          <w:szCs w:val="24"/>
        </w:rPr>
        <w:t xml:space="preserve"> These steps are described briefly in this section.</w:t>
      </w:r>
    </w:p>
    <w:p w14:paraId="374F4407" w14:textId="1F17DA92" w:rsidR="00E93EF8" w:rsidRPr="000C1A67" w:rsidRDefault="00EC1BD2" w:rsidP="00E93EF8">
      <w:pPr>
        <w:spacing w:line="360" w:lineRule="auto"/>
        <w:rPr>
          <w:rFonts w:ascii="Times New Roman" w:hAnsi="Times New Roman" w:cs="Times New Roman"/>
          <w:b/>
          <w:bCs/>
          <w:sz w:val="24"/>
          <w:szCs w:val="24"/>
        </w:rPr>
      </w:pPr>
      <w:r>
        <w:rPr>
          <w:rFonts w:ascii="Times New Roman" w:hAnsi="Times New Roman" w:cs="Times New Roman"/>
          <w:b/>
          <w:bCs/>
          <w:sz w:val="24"/>
          <w:szCs w:val="24"/>
        </w:rPr>
        <w:t>4.1</w:t>
      </w:r>
      <w:r>
        <w:rPr>
          <w:rFonts w:ascii="Times New Roman" w:hAnsi="Times New Roman" w:cs="Times New Roman"/>
          <w:b/>
          <w:bCs/>
          <w:sz w:val="24"/>
          <w:szCs w:val="24"/>
        </w:rPr>
        <w:tab/>
      </w:r>
      <w:r w:rsidR="00E93EF8" w:rsidRPr="000C1A67">
        <w:rPr>
          <w:rFonts w:ascii="Times New Roman" w:hAnsi="Times New Roman" w:cs="Times New Roman"/>
          <w:b/>
          <w:bCs/>
          <w:sz w:val="24"/>
          <w:szCs w:val="24"/>
        </w:rPr>
        <w:t xml:space="preserve"> Data Exploration:</w:t>
      </w:r>
    </w:p>
    <w:p w14:paraId="0F29C7FD" w14:textId="38E3CB5F" w:rsidR="008D426A"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In this process, the </w:t>
      </w:r>
      <w:r w:rsidR="00512A94" w:rsidRPr="000C1A67">
        <w:rPr>
          <w:rFonts w:ascii="Times New Roman" w:hAnsi="Times New Roman" w:cs="Times New Roman"/>
          <w:sz w:val="24"/>
          <w:szCs w:val="24"/>
        </w:rPr>
        <w:t xml:space="preserve">initial </w:t>
      </w:r>
      <w:r w:rsidRPr="000C1A67">
        <w:rPr>
          <w:rFonts w:ascii="Times New Roman" w:hAnsi="Times New Roman" w:cs="Times New Roman"/>
          <w:sz w:val="24"/>
          <w:szCs w:val="24"/>
        </w:rPr>
        <w:t>data</w:t>
      </w:r>
      <w:r w:rsidR="00512A94" w:rsidRPr="000C1A67">
        <w:rPr>
          <w:rFonts w:ascii="Times New Roman" w:hAnsi="Times New Roman" w:cs="Times New Roman"/>
          <w:sz w:val="24"/>
          <w:szCs w:val="24"/>
        </w:rPr>
        <w:t>set</w:t>
      </w:r>
      <w:r w:rsidRPr="000C1A67">
        <w:rPr>
          <w:rFonts w:ascii="Times New Roman" w:hAnsi="Times New Roman" w:cs="Times New Roman"/>
          <w:sz w:val="24"/>
          <w:szCs w:val="24"/>
        </w:rPr>
        <w:t xml:space="preserve"> is </w:t>
      </w:r>
      <w:r w:rsidR="00512A94" w:rsidRPr="000C1A67">
        <w:rPr>
          <w:rFonts w:ascii="Times New Roman" w:hAnsi="Times New Roman" w:cs="Times New Roman"/>
          <w:sz w:val="24"/>
          <w:szCs w:val="24"/>
        </w:rPr>
        <w:t>first visualized by human before further processing it. This is done to check</w:t>
      </w:r>
      <w:r w:rsidRPr="000C1A67">
        <w:rPr>
          <w:rFonts w:ascii="Times New Roman" w:hAnsi="Times New Roman" w:cs="Times New Roman"/>
          <w:sz w:val="24"/>
          <w:szCs w:val="24"/>
        </w:rPr>
        <w:t xml:space="preserve"> for any inaccuracies such as missing va</w:t>
      </w:r>
      <w:r w:rsidR="00512A94" w:rsidRPr="000C1A67">
        <w:rPr>
          <w:rFonts w:ascii="Times New Roman" w:hAnsi="Times New Roman" w:cs="Times New Roman"/>
          <w:sz w:val="24"/>
          <w:szCs w:val="24"/>
        </w:rPr>
        <w:t>lues, typographical errors etc. Apart from this, various</w:t>
      </w:r>
      <w:r w:rsidR="00F258EF" w:rsidRPr="000C1A67">
        <w:rPr>
          <w:rFonts w:ascii="Times New Roman" w:hAnsi="Times New Roman" w:cs="Times New Roman"/>
          <w:sz w:val="24"/>
          <w:szCs w:val="24"/>
        </w:rPr>
        <w:t xml:space="preserve"> visualization tools are also used to see identify patterns in the data and decided which variables must be utilized for the regression.</w:t>
      </w:r>
    </w:p>
    <w:p w14:paraId="1F33BFEB" w14:textId="1EA13061" w:rsidR="00622494" w:rsidRPr="000C1A67" w:rsidRDefault="00EC1BD2" w:rsidP="00622494">
      <w:pPr>
        <w:spacing w:line="360" w:lineRule="auto"/>
        <w:rPr>
          <w:rFonts w:ascii="Times New Roman" w:hAnsi="Times New Roman" w:cs="Times New Roman"/>
          <w:sz w:val="24"/>
          <w:szCs w:val="24"/>
        </w:rPr>
      </w:pPr>
      <w:r>
        <w:rPr>
          <w:rFonts w:ascii="Times New Roman" w:hAnsi="Times New Roman" w:cs="Times New Roman"/>
          <w:b/>
          <w:bCs/>
          <w:sz w:val="24"/>
          <w:szCs w:val="24"/>
        </w:rPr>
        <w:t>4.2</w:t>
      </w:r>
      <w:r>
        <w:rPr>
          <w:rFonts w:ascii="Times New Roman" w:hAnsi="Times New Roman" w:cs="Times New Roman"/>
          <w:b/>
          <w:bCs/>
          <w:sz w:val="24"/>
          <w:szCs w:val="24"/>
        </w:rPr>
        <w:tab/>
      </w:r>
      <w:r w:rsidR="00622494" w:rsidRPr="000C1A67">
        <w:rPr>
          <w:rFonts w:ascii="Times New Roman" w:hAnsi="Times New Roman" w:cs="Times New Roman"/>
          <w:b/>
          <w:bCs/>
          <w:sz w:val="24"/>
          <w:szCs w:val="24"/>
        </w:rPr>
        <w:t xml:space="preserve"> Data Cleaning:</w:t>
      </w:r>
    </w:p>
    <w:p w14:paraId="1F566EAB" w14:textId="77777777" w:rsidR="00622494" w:rsidRPr="000C1A67" w:rsidRDefault="00622494" w:rsidP="00EC1BD2">
      <w:pPr>
        <w:spacing w:line="360" w:lineRule="auto"/>
        <w:ind w:firstLine="720"/>
        <w:rPr>
          <w:rFonts w:ascii="Times New Roman" w:hAnsi="Times New Roman" w:cs="Times New Roman"/>
          <w:sz w:val="24"/>
          <w:szCs w:val="24"/>
        </w:rPr>
      </w:pPr>
      <w:r w:rsidRPr="000C1A67">
        <w:rPr>
          <w:rFonts w:ascii="Times New Roman" w:hAnsi="Times New Roman" w:cs="Times New Roman"/>
          <w:sz w:val="24"/>
          <w:szCs w:val="24"/>
        </w:rPr>
        <w:t>In this process, all the unnecessary and incorrect data points are removed in order to increase the accuracy of the analysis. This is done to make the data more consistent with other data points. The data is also standardized in this part of the process only to maintain uniformity in the dataset.</w:t>
      </w:r>
    </w:p>
    <w:p w14:paraId="1E473D12" w14:textId="42D00705" w:rsidR="00622494" w:rsidRPr="000C1A67" w:rsidRDefault="00EC1BD2" w:rsidP="00622494">
      <w:pPr>
        <w:spacing w:line="360" w:lineRule="auto"/>
        <w:rPr>
          <w:rFonts w:ascii="Times New Roman" w:hAnsi="Times New Roman" w:cs="Times New Roman"/>
          <w:b/>
          <w:bCs/>
          <w:sz w:val="24"/>
          <w:szCs w:val="24"/>
        </w:rPr>
      </w:pPr>
      <w:r>
        <w:rPr>
          <w:rFonts w:ascii="Times New Roman" w:hAnsi="Times New Roman" w:cs="Times New Roman"/>
          <w:b/>
          <w:bCs/>
          <w:sz w:val="24"/>
          <w:szCs w:val="24"/>
        </w:rPr>
        <w:t>4.3</w:t>
      </w:r>
      <w:r>
        <w:rPr>
          <w:rFonts w:ascii="Times New Roman" w:hAnsi="Times New Roman" w:cs="Times New Roman"/>
          <w:b/>
          <w:bCs/>
          <w:sz w:val="24"/>
          <w:szCs w:val="24"/>
        </w:rPr>
        <w:tab/>
      </w:r>
      <w:r w:rsidR="00622494" w:rsidRPr="000C1A67">
        <w:rPr>
          <w:rFonts w:ascii="Times New Roman" w:hAnsi="Times New Roman" w:cs="Times New Roman"/>
          <w:b/>
          <w:bCs/>
          <w:sz w:val="24"/>
          <w:szCs w:val="24"/>
        </w:rPr>
        <w:t xml:space="preserve"> Data Processing: </w:t>
      </w:r>
    </w:p>
    <w:p w14:paraId="2DFEAA5D" w14:textId="77777777" w:rsidR="00622494" w:rsidRPr="000C1A67" w:rsidRDefault="00622494"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In this process, the pre-processed data is converted into a more interpretable form by the application of various algorithms. All the labelled data is encoded with a numerical value. The data table is scaled for the machine learning algorithms in this step only. The dataset is further split into training, testing and validation data sets. </w:t>
      </w:r>
    </w:p>
    <w:p w14:paraId="6CFF74E1" w14:textId="5FFB80B0" w:rsidR="00622494" w:rsidRPr="000C1A67" w:rsidRDefault="00622494"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 xml:space="preserve">The training data set is used to “train” the neural network, which is essentially the process of deciding the various weights to be used for the analysis. Successively, to check if these weights are selected properly, validation data set is utilized. The outputs of the algorithms are compared with the actual values of the validation dataset to gauge the </w:t>
      </w:r>
      <w:r w:rsidRPr="000C1A67">
        <w:rPr>
          <w:rFonts w:ascii="Times New Roman" w:hAnsi="Times New Roman" w:cs="Times New Roman"/>
          <w:sz w:val="24"/>
          <w:szCs w:val="24"/>
        </w:rPr>
        <w:lastRenderedPageBreak/>
        <w:t xml:space="preserve">accuracy of the dataset. Lastly, the test dataset is utilized to evaluate the efficacy of the model.  </w:t>
      </w:r>
    </w:p>
    <w:p w14:paraId="05369B33" w14:textId="69356C6E" w:rsidR="00A64007" w:rsidRPr="000C1A67" w:rsidRDefault="00512A94" w:rsidP="00A64007">
      <w:pPr>
        <w:spacing w:line="360" w:lineRule="auto"/>
        <w:jc w:val="center"/>
        <w:rPr>
          <w:rFonts w:ascii="Times New Roman" w:hAnsi="Times New Roman" w:cs="Times New Roman"/>
          <w:sz w:val="24"/>
          <w:szCs w:val="24"/>
        </w:rPr>
      </w:pPr>
      <w:r w:rsidRPr="000C1A67">
        <w:rPr>
          <w:rFonts w:ascii="Times New Roman" w:hAnsi="Times New Roman" w:cs="Times New Roman"/>
          <w:b/>
          <w:bCs/>
          <w:noProof/>
          <w:sz w:val="24"/>
          <w:szCs w:val="24"/>
          <w:lang w:eastAsia="en-IN"/>
        </w:rPr>
        <w:drawing>
          <wp:inline distT="0" distB="0" distL="0" distR="0" wp14:anchorId="40EF3C71" wp14:editId="4DBEB617">
            <wp:extent cx="5591502" cy="17621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1102" cy="1765150"/>
                    </a:xfrm>
                    <a:prstGeom prst="rect">
                      <a:avLst/>
                    </a:prstGeom>
                    <a:noFill/>
                    <a:ln>
                      <a:solidFill>
                        <a:schemeClr val="tx1"/>
                      </a:solidFill>
                    </a:ln>
                  </pic:spPr>
                </pic:pic>
              </a:graphicData>
            </a:graphic>
          </wp:inline>
        </w:drawing>
      </w:r>
      <w:r w:rsidR="00A64007" w:rsidRPr="000C1A67">
        <w:rPr>
          <w:rFonts w:ascii="Times New Roman" w:hAnsi="Times New Roman" w:cs="Times New Roman"/>
          <w:i/>
          <w:sz w:val="24"/>
          <w:szCs w:val="24"/>
        </w:rPr>
        <w:t>Table</w:t>
      </w:r>
      <w:r w:rsidR="005E52B7" w:rsidRPr="000C1A67">
        <w:rPr>
          <w:rFonts w:ascii="Times New Roman" w:hAnsi="Times New Roman" w:cs="Times New Roman"/>
          <w:i/>
          <w:sz w:val="24"/>
          <w:szCs w:val="24"/>
        </w:rPr>
        <w:t xml:space="preserve"> </w:t>
      </w:r>
      <w:r w:rsidR="004E704E">
        <w:rPr>
          <w:rFonts w:ascii="Times New Roman" w:hAnsi="Times New Roman" w:cs="Times New Roman"/>
          <w:i/>
          <w:sz w:val="24"/>
          <w:szCs w:val="24"/>
        </w:rPr>
        <w:t>4.1</w:t>
      </w:r>
      <w:bookmarkStart w:id="2" w:name="_Hlk73328169"/>
      <w:r w:rsidR="000D65B1" w:rsidRPr="000C1A67">
        <w:rPr>
          <w:rFonts w:ascii="Times New Roman" w:hAnsi="Times New Roman" w:cs="Times New Roman"/>
          <w:i/>
          <w:sz w:val="24"/>
          <w:szCs w:val="24"/>
        </w:rPr>
        <w:t>: Basic statistical details like percentile, mean, standard deviation etc. of the dataset</w:t>
      </w:r>
      <w:bookmarkEnd w:id="2"/>
    </w:p>
    <w:p w14:paraId="2C986D5C" w14:textId="026BB6D3" w:rsidR="00622494" w:rsidRPr="000C1A67" w:rsidRDefault="00A64007" w:rsidP="00B757A6">
      <w:pPr>
        <w:spacing w:before="240" w:line="360" w:lineRule="auto"/>
        <w:jc w:val="center"/>
        <w:rPr>
          <w:rFonts w:ascii="Times New Roman" w:hAnsi="Times New Roman" w:cs="Times New Roman"/>
          <w:i/>
          <w:sz w:val="24"/>
          <w:szCs w:val="24"/>
        </w:rPr>
      </w:pPr>
      <w:r w:rsidRPr="000C1A67">
        <w:rPr>
          <w:rFonts w:ascii="Times New Roman" w:hAnsi="Times New Roman" w:cs="Times New Roman"/>
          <w:noProof/>
          <w:sz w:val="24"/>
          <w:szCs w:val="24"/>
          <w:lang w:eastAsia="en-IN"/>
        </w:rPr>
        <w:drawing>
          <wp:inline distT="0" distB="0" distL="0" distR="0" wp14:anchorId="136E3F8E" wp14:editId="08BEDD78">
            <wp:extent cx="5495925" cy="1863585"/>
            <wp:effectExtent l="19050" t="19050" r="9525" b="22860"/>
            <wp:docPr id="15" name="Picture 15" descr="https://lh6.googleusercontent.com/K2vJpZWjiIM-TK_OgyYAIoBcdeo12YLvZlCFoSRFkBMHZq2fuc26y3lQr4_piKoK4lL1u39jmDRLwkah0AyFybZ_k-BHwE3W765w6KMRu74G58CXu4kQkI9LCEhlQQPSEUtwl7k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K2vJpZWjiIM-TK_OgyYAIoBcdeo12YLvZlCFoSRFkBMHZq2fuc26y3lQr4_piKoK4lL1u39jmDRLwkah0AyFybZ_k-BHwE3W765w6KMRu74G58CXu4kQkI9LCEhlQQPSEUtwl7k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6966" cy="1863938"/>
                    </a:xfrm>
                    <a:prstGeom prst="rect">
                      <a:avLst/>
                    </a:prstGeom>
                    <a:noFill/>
                    <a:ln>
                      <a:solidFill>
                        <a:schemeClr val="tx1"/>
                      </a:solidFill>
                    </a:ln>
                  </pic:spPr>
                </pic:pic>
              </a:graphicData>
            </a:graphic>
          </wp:inline>
        </w:drawing>
      </w:r>
      <w:r w:rsidRPr="000C1A67">
        <w:rPr>
          <w:rFonts w:ascii="Times New Roman" w:hAnsi="Times New Roman" w:cs="Times New Roman"/>
          <w:i/>
          <w:sz w:val="24"/>
          <w:szCs w:val="24"/>
        </w:rPr>
        <w:t>Table</w:t>
      </w:r>
      <w:r w:rsidR="005E52B7" w:rsidRPr="000C1A67">
        <w:rPr>
          <w:rFonts w:ascii="Times New Roman" w:hAnsi="Times New Roman" w:cs="Times New Roman"/>
          <w:i/>
          <w:sz w:val="24"/>
          <w:szCs w:val="24"/>
        </w:rPr>
        <w:t xml:space="preserve"> </w:t>
      </w:r>
      <w:r w:rsidR="004E704E">
        <w:rPr>
          <w:rFonts w:ascii="Times New Roman" w:hAnsi="Times New Roman" w:cs="Times New Roman"/>
          <w:i/>
          <w:sz w:val="24"/>
          <w:szCs w:val="24"/>
        </w:rPr>
        <w:t>4.2</w:t>
      </w:r>
      <w:r w:rsidR="008D426A" w:rsidRPr="000C1A67">
        <w:rPr>
          <w:rFonts w:ascii="Times New Roman" w:hAnsi="Times New Roman" w:cs="Times New Roman"/>
          <w:i/>
          <w:sz w:val="24"/>
          <w:szCs w:val="24"/>
        </w:rPr>
        <w:t xml:space="preserve">: </w:t>
      </w:r>
      <w:bookmarkStart w:id="3" w:name="_Hlk73328187"/>
      <w:r w:rsidR="008D426A" w:rsidRPr="000C1A67">
        <w:rPr>
          <w:rFonts w:ascii="Times New Roman" w:hAnsi="Times New Roman" w:cs="Times New Roman"/>
          <w:i/>
          <w:sz w:val="24"/>
          <w:szCs w:val="24"/>
        </w:rPr>
        <w:t>First few row</w:t>
      </w:r>
      <w:r w:rsidR="00B757A6" w:rsidRPr="000C1A67">
        <w:rPr>
          <w:rFonts w:ascii="Times New Roman" w:hAnsi="Times New Roman" w:cs="Times New Roman"/>
          <w:i/>
          <w:sz w:val="24"/>
          <w:szCs w:val="24"/>
        </w:rPr>
        <w:t>s of the dataset</w:t>
      </w:r>
      <w:r w:rsidR="00B757A6" w:rsidRPr="000C1A67">
        <w:rPr>
          <w:rFonts w:ascii="Times New Roman" w:hAnsi="Times New Roman" w:cs="Times New Roman"/>
          <w:noProof/>
          <w:lang w:eastAsia="en-IN"/>
        </w:rPr>
        <w:t xml:space="preserve"> </w:t>
      </w:r>
      <w:bookmarkEnd w:id="3"/>
      <w:r w:rsidR="00B757A6" w:rsidRPr="000C1A67">
        <w:rPr>
          <w:rFonts w:ascii="Times New Roman" w:hAnsi="Times New Roman" w:cs="Times New Roman"/>
          <w:noProof/>
          <w:lang w:eastAsia="en-IN"/>
        </w:rPr>
        <w:drawing>
          <wp:inline distT="0" distB="0" distL="0" distR="0" wp14:anchorId="2808D495" wp14:editId="6AEAAB62">
            <wp:extent cx="5740400" cy="1533462"/>
            <wp:effectExtent l="19050" t="19050" r="12700" b="10160"/>
            <wp:docPr id="17" name="Picture 17" descr="https://lh3.googleusercontent.com/pX4KZ_MY6F7yGzpJsWqICa-L72bHEL3Unq0bqGWuxTHwMblX6ZfqqIqNHKpe0BFPYLJ54qL3LBpphZ-meypeNb-ol6JYXszeGIpv-PGXRLDRR62FjcTqiRCbfKwIaWwTWIT23uk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pX4KZ_MY6F7yGzpJsWqICa-L72bHEL3Unq0bqGWuxTHwMblX6ZfqqIqNHKpe0BFPYLJ54qL3LBpphZ-meypeNb-ol6JYXszeGIpv-PGXRLDRR62FjcTqiRCbfKwIaWwTWIT23ukz"/>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9805" cy="1533303"/>
                    </a:xfrm>
                    <a:prstGeom prst="rect">
                      <a:avLst/>
                    </a:prstGeom>
                    <a:noFill/>
                    <a:ln>
                      <a:solidFill>
                        <a:schemeClr val="tx1"/>
                      </a:solidFill>
                    </a:ln>
                  </pic:spPr>
                </pic:pic>
              </a:graphicData>
            </a:graphic>
          </wp:inline>
        </w:drawing>
      </w:r>
      <w:r w:rsidR="00B757A6" w:rsidRPr="000C1A67">
        <w:rPr>
          <w:rFonts w:ascii="Times New Roman" w:hAnsi="Times New Roman" w:cs="Times New Roman"/>
          <w:noProof/>
          <w:lang w:eastAsia="en-IN"/>
        </w:rPr>
        <w:drawing>
          <wp:anchor distT="0" distB="0" distL="114300" distR="114300" simplePos="0" relativeHeight="251664384" behindDoc="0" locked="0" layoutInCell="1" allowOverlap="1" wp14:anchorId="158416B8" wp14:editId="6F908F87">
            <wp:simplePos x="2286000" y="7400925"/>
            <wp:positionH relativeFrom="margin">
              <wp:align>left</wp:align>
            </wp:positionH>
            <wp:positionV relativeFrom="margin">
              <wp:align>bottom</wp:align>
            </wp:positionV>
            <wp:extent cx="1706245" cy="1841500"/>
            <wp:effectExtent l="19050" t="19050" r="27305" b="25400"/>
            <wp:wrapSquare wrapText="bothSides"/>
            <wp:docPr id="19" name="Picture 19" descr="https://lh6.googleusercontent.com/rPGcS52Vm0Vx6tnSebyMJXxSvGd6hQqGPyu_kY39_3QKoLip7q9UvXJ9cTNjmMhAjphRbpd7OQyKYwYHlhE1ZhN-oBn-YzEranxP_jCHSbtdLc57QYp0hoohzNqk__UqqO4msp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6.googleusercontent.com/rPGcS52Vm0Vx6tnSebyMJXxSvGd6hQqGPyu_kY39_3QKoLip7q9UvXJ9cTNjmMhAjphRbpd7OQyKYwYHlhE1ZhN-oBn-YzEranxP_jCHSbtdLc57QYp0hoohzNqk__UqqO4mspI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05120" cy="184036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C1A67">
        <w:rPr>
          <w:rFonts w:ascii="Times New Roman" w:hAnsi="Times New Roman" w:cs="Times New Roman"/>
          <w:i/>
          <w:sz w:val="24"/>
          <w:szCs w:val="24"/>
        </w:rPr>
        <w:t>Table</w:t>
      </w:r>
      <w:r w:rsidR="005E52B7" w:rsidRPr="000C1A67">
        <w:rPr>
          <w:rFonts w:ascii="Times New Roman" w:hAnsi="Times New Roman" w:cs="Times New Roman"/>
          <w:i/>
          <w:sz w:val="24"/>
          <w:szCs w:val="24"/>
        </w:rPr>
        <w:t xml:space="preserve"> </w:t>
      </w:r>
      <w:r w:rsidR="004E704E">
        <w:rPr>
          <w:rFonts w:ascii="Times New Roman" w:hAnsi="Times New Roman" w:cs="Times New Roman"/>
          <w:i/>
          <w:sz w:val="24"/>
          <w:szCs w:val="24"/>
        </w:rPr>
        <w:t>4.3</w:t>
      </w:r>
      <w:r w:rsidR="00622494" w:rsidRPr="000C1A67">
        <w:rPr>
          <w:rFonts w:ascii="Times New Roman" w:hAnsi="Times New Roman" w:cs="Times New Roman"/>
          <w:i/>
          <w:sz w:val="24"/>
          <w:szCs w:val="24"/>
        </w:rPr>
        <w:t>: Dataset after processing and scaling the data point</w:t>
      </w:r>
    </w:p>
    <w:p w14:paraId="181A4ABD" w14:textId="5B09E351" w:rsidR="007E74DD" w:rsidRPr="000C1A67" w:rsidRDefault="004E704E" w:rsidP="00EC1BD2">
      <w:pPr>
        <w:spacing w:line="360" w:lineRule="auto"/>
        <w:rPr>
          <w:rFonts w:ascii="Times New Roman" w:hAnsi="Times New Roman" w:cs="Times New Roman"/>
          <w:sz w:val="24"/>
          <w:szCs w:val="24"/>
        </w:rPr>
      </w:pPr>
      <w:r w:rsidRPr="000C1A67">
        <w:rPr>
          <w:rFonts w:ascii="Times New Roman" w:hAnsi="Times New Roman" w:cs="Times New Roman"/>
          <w:noProof/>
          <w:lang w:eastAsia="en-IN"/>
        </w:rPr>
        <w:drawing>
          <wp:anchor distT="0" distB="0" distL="114300" distR="114300" simplePos="0" relativeHeight="251629056" behindDoc="0" locked="0" layoutInCell="1" allowOverlap="1" wp14:anchorId="26852548" wp14:editId="6FB9692B">
            <wp:simplePos x="0" y="0"/>
            <wp:positionH relativeFrom="margin">
              <wp:posOffset>2138391</wp:posOffset>
            </wp:positionH>
            <wp:positionV relativeFrom="margin">
              <wp:posOffset>7015480</wp:posOffset>
            </wp:positionV>
            <wp:extent cx="1214120" cy="1831975"/>
            <wp:effectExtent l="19050" t="19050" r="24130" b="15875"/>
            <wp:wrapSquare wrapText="bothSides"/>
            <wp:docPr id="21" name="Picture 21" descr="https://lh6.googleusercontent.com/LsZYFNBNhRM7A6nJxU-L71AAfKwCEcy3gzeJ3-QWwx7ESwzhh13ORtnrcpEvX7REuXkzKvEdhzQqN2noFR8mYoRJZqcfGFHXpjjLmXQ1AXQmnnHRDdXZCBCaTGlTJwclon27Lp3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LsZYFNBNhRM7A6nJxU-L71AAfKwCEcy3gzeJ3-QWwx7ESwzhh13ORtnrcpEvX7REuXkzKvEdhzQqN2noFR8mYoRJZqcfGFHXpjjLmXQ1AXQmnnHRDdXZCBCaTGlTJwclon27Lp3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4120" cy="18319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CFAFBE7" w14:textId="77777777" w:rsidR="00EC1BD2" w:rsidRDefault="00EC1BD2" w:rsidP="003D746B">
      <w:pPr>
        <w:jc w:val="center"/>
        <w:rPr>
          <w:rFonts w:ascii="Times New Roman" w:hAnsi="Times New Roman" w:cs="Times New Roman"/>
          <w:i/>
          <w:sz w:val="24"/>
          <w:szCs w:val="24"/>
        </w:rPr>
      </w:pPr>
    </w:p>
    <w:p w14:paraId="339E979F" w14:textId="77777777" w:rsidR="00EC1BD2" w:rsidRDefault="00EC1BD2" w:rsidP="003D746B">
      <w:pPr>
        <w:jc w:val="center"/>
        <w:rPr>
          <w:rFonts w:ascii="Times New Roman" w:hAnsi="Times New Roman" w:cs="Times New Roman"/>
          <w:i/>
          <w:sz w:val="24"/>
          <w:szCs w:val="24"/>
        </w:rPr>
      </w:pPr>
    </w:p>
    <w:p w14:paraId="0780C4E7" w14:textId="677DD680" w:rsidR="00F60554" w:rsidRDefault="008D426A" w:rsidP="003D746B">
      <w:pPr>
        <w:jc w:val="center"/>
        <w:rPr>
          <w:rFonts w:ascii="Times New Roman" w:hAnsi="Times New Roman" w:cs="Times New Roman"/>
          <w:i/>
          <w:sz w:val="24"/>
          <w:szCs w:val="24"/>
        </w:rPr>
      </w:pPr>
      <w:r w:rsidRPr="000C1A67">
        <w:rPr>
          <w:rFonts w:ascii="Times New Roman" w:hAnsi="Times New Roman" w:cs="Times New Roman"/>
          <w:i/>
          <w:sz w:val="24"/>
          <w:szCs w:val="24"/>
        </w:rPr>
        <w:t>Fig</w:t>
      </w:r>
      <w:r w:rsidR="00212135" w:rsidRPr="000C1A67">
        <w:rPr>
          <w:rFonts w:ascii="Times New Roman" w:hAnsi="Times New Roman" w:cs="Times New Roman"/>
          <w:i/>
          <w:sz w:val="24"/>
          <w:szCs w:val="24"/>
        </w:rPr>
        <w:t>ure</w:t>
      </w:r>
      <w:r w:rsidR="004E704E">
        <w:rPr>
          <w:rFonts w:ascii="Times New Roman" w:hAnsi="Times New Roman" w:cs="Times New Roman"/>
          <w:i/>
          <w:sz w:val="24"/>
          <w:szCs w:val="24"/>
        </w:rPr>
        <w:t xml:space="preserve">4.1 </w:t>
      </w:r>
      <w:r w:rsidRPr="000C1A67">
        <w:rPr>
          <w:rFonts w:ascii="Times New Roman" w:hAnsi="Times New Roman" w:cs="Times New Roman"/>
          <w:i/>
          <w:sz w:val="24"/>
          <w:szCs w:val="24"/>
        </w:rPr>
        <w:t>: A) Exploring the data of each data point B) Checking for missing values in each data point</w:t>
      </w:r>
    </w:p>
    <w:p w14:paraId="0592BE5A" w14:textId="662B8C45" w:rsidR="00EC1BD2" w:rsidRPr="003D746B" w:rsidRDefault="00EC1BD2" w:rsidP="00EC1BD2">
      <w:pPr>
        <w:rPr>
          <w:rFonts w:ascii="Times New Roman" w:hAnsi="Times New Roman" w:cs="Times New Roman"/>
          <w:i/>
          <w:sz w:val="24"/>
          <w:szCs w:val="24"/>
        </w:rPr>
      </w:pPr>
      <w:r>
        <w:rPr>
          <w:rFonts w:ascii="Times New Roman" w:hAnsi="Times New Roman" w:cs="Times New Roman"/>
          <w:i/>
          <w:sz w:val="24"/>
          <w:szCs w:val="24"/>
        </w:rPr>
        <w:br w:type="page"/>
      </w:r>
    </w:p>
    <w:p w14:paraId="3A3CC46E" w14:textId="67D352DC" w:rsidR="00EC1BD2" w:rsidRDefault="00EC1BD2">
      <w:pPr>
        <w:rPr>
          <w:rFonts w:ascii="Times New Roman" w:hAnsi="Times New Roman" w:cs="Times New Roman"/>
          <w:b/>
          <w:sz w:val="24"/>
          <w:szCs w:val="24"/>
        </w:rPr>
      </w:pPr>
      <w:r>
        <w:rPr>
          <w:rFonts w:ascii="Times New Roman" w:hAnsi="Times New Roman" w:cs="Times New Roman"/>
          <w:noProof/>
          <w:sz w:val="24"/>
          <w:szCs w:val="24"/>
          <w:lang w:eastAsia="en-IN"/>
        </w:rPr>
        <w:lastRenderedPageBreak/>
        <mc:AlternateContent>
          <mc:Choice Requires="wps">
            <w:drawing>
              <wp:anchor distT="45720" distB="45720" distL="114300" distR="114300" simplePos="0" relativeHeight="251667456" behindDoc="1" locked="0" layoutInCell="1" allowOverlap="1" wp14:anchorId="073495A1" wp14:editId="0597B3B1">
                <wp:simplePos x="0" y="0"/>
                <wp:positionH relativeFrom="column">
                  <wp:posOffset>-685800</wp:posOffset>
                </wp:positionH>
                <wp:positionV relativeFrom="paragraph">
                  <wp:posOffset>0</wp:posOffset>
                </wp:positionV>
                <wp:extent cx="7086600" cy="8406765"/>
                <wp:effectExtent l="0" t="0" r="19050" b="13335"/>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86600" cy="8406765"/>
                        </a:xfrm>
                        <a:prstGeom prst="rect">
                          <a:avLst/>
                        </a:prstGeom>
                        <a:solidFill>
                          <a:srgbClr val="FFFFFF"/>
                        </a:solidFill>
                        <a:ln w="9525">
                          <a:solidFill>
                            <a:srgbClr val="000000"/>
                          </a:solidFill>
                          <a:miter lim="800000"/>
                          <a:headEnd/>
                          <a:tailEnd/>
                        </a:ln>
                      </wps:spPr>
                      <wps:txbx>
                        <w:txbxContent>
                          <w:p w14:paraId="00156B60" w14:textId="367EE01F" w:rsidR="003B3FB7" w:rsidRDefault="003B3FB7" w:rsidP="00EC1BD2">
                            <w:r>
                              <w:rPr>
                                <w:noProof/>
                                <w:sz w:val="20"/>
                                <w:szCs w:val="20"/>
                                <w:lang w:eastAsia="en-IN"/>
                              </w:rPr>
                              <w:drawing>
                                <wp:inline distT="0" distB="0" distL="0" distR="0" wp14:anchorId="075D036E" wp14:editId="10A574CF">
                                  <wp:extent cx="3124200" cy="1914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914525"/>
                                          </a:xfrm>
                                          <a:prstGeom prst="rect">
                                            <a:avLst/>
                                          </a:prstGeom>
                                          <a:noFill/>
                                          <a:ln>
                                            <a:noFill/>
                                          </a:ln>
                                        </pic:spPr>
                                      </pic:pic>
                                    </a:graphicData>
                                  </a:graphic>
                                </wp:inline>
                              </w:drawing>
                            </w:r>
                            <w:r>
                              <w:t xml:space="preserve">     </w:t>
                            </w:r>
                            <w:r>
                              <w:rPr>
                                <w:noProof/>
                                <w:sz w:val="20"/>
                                <w:szCs w:val="20"/>
                                <w:lang w:eastAsia="en-IN"/>
                              </w:rPr>
                              <w:drawing>
                                <wp:inline distT="0" distB="0" distL="0" distR="0" wp14:anchorId="16594BF2" wp14:editId="39E85A4B">
                                  <wp:extent cx="3305175" cy="2009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14:paraId="50C4EC6F" w14:textId="503D84DF" w:rsidR="003B3FB7" w:rsidRDefault="003B3FB7" w:rsidP="00EC1BD2">
                            <w:r>
                              <w:tab/>
                            </w:r>
                            <w:r>
                              <w:tab/>
                            </w:r>
                            <w:r>
                              <w:tab/>
                            </w:r>
                            <w:r>
                              <w:tab/>
                              <w:t>4.2a</w:t>
                            </w:r>
                            <w:r>
                              <w:tab/>
                            </w:r>
                            <w:r>
                              <w:tab/>
                            </w:r>
                            <w:r>
                              <w:tab/>
                            </w:r>
                            <w:r>
                              <w:tab/>
                            </w:r>
                            <w:r>
                              <w:tab/>
                            </w:r>
                            <w:r>
                              <w:tab/>
                            </w:r>
                            <w:r>
                              <w:tab/>
                              <w:t>4.2b</w:t>
                            </w:r>
                          </w:p>
                          <w:p w14:paraId="2DAF3EC2" w14:textId="76799146" w:rsidR="003B3FB7" w:rsidRDefault="003B3FB7" w:rsidP="00EC1BD2">
                            <w:r>
                              <w:rPr>
                                <w:noProof/>
                                <w:sz w:val="20"/>
                                <w:szCs w:val="20"/>
                                <w:lang w:eastAsia="en-IN"/>
                              </w:rPr>
                              <w:drawing>
                                <wp:inline distT="0" distB="0" distL="0" distR="0" wp14:anchorId="7AC34EDA" wp14:editId="50660FD0">
                                  <wp:extent cx="3257550" cy="2143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2143125"/>
                                          </a:xfrm>
                                          <a:prstGeom prst="rect">
                                            <a:avLst/>
                                          </a:prstGeom>
                                          <a:noFill/>
                                          <a:ln>
                                            <a:noFill/>
                                          </a:ln>
                                        </pic:spPr>
                                      </pic:pic>
                                    </a:graphicData>
                                  </a:graphic>
                                </wp:inline>
                              </w:drawing>
                            </w:r>
                            <w:r>
                              <w:rPr>
                                <w:noProof/>
                                <w:sz w:val="20"/>
                                <w:szCs w:val="20"/>
                                <w:lang w:eastAsia="en-IN"/>
                              </w:rPr>
                              <w:drawing>
                                <wp:inline distT="0" distB="0" distL="0" distR="0" wp14:anchorId="31B4F1C7" wp14:editId="4B387E95">
                                  <wp:extent cx="32289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1990725"/>
                                          </a:xfrm>
                                          <a:prstGeom prst="rect">
                                            <a:avLst/>
                                          </a:prstGeom>
                                          <a:noFill/>
                                          <a:ln>
                                            <a:noFill/>
                                          </a:ln>
                                        </pic:spPr>
                                      </pic:pic>
                                    </a:graphicData>
                                  </a:graphic>
                                </wp:inline>
                              </w:drawing>
                            </w:r>
                          </w:p>
                          <w:p w14:paraId="37077730" w14:textId="6AA32B73" w:rsidR="003B3FB7" w:rsidRDefault="003B3FB7" w:rsidP="00EC1BD2">
                            <w:r>
                              <w:tab/>
                            </w:r>
                            <w:r>
                              <w:tab/>
                            </w:r>
                            <w:r>
                              <w:tab/>
                            </w:r>
                            <w:r>
                              <w:tab/>
                              <w:t>4.2c</w:t>
                            </w:r>
                            <w:r>
                              <w:tab/>
                            </w:r>
                            <w:r>
                              <w:tab/>
                            </w:r>
                            <w:r>
                              <w:tab/>
                            </w:r>
                            <w:r>
                              <w:tab/>
                            </w:r>
                            <w:r>
                              <w:tab/>
                            </w:r>
                            <w:r>
                              <w:tab/>
                            </w:r>
                            <w:r>
                              <w:tab/>
                              <w:t>4.2d</w:t>
                            </w:r>
                          </w:p>
                          <w:p w14:paraId="347436B1" w14:textId="0C14A7C9" w:rsidR="003B3FB7" w:rsidRDefault="003B3FB7" w:rsidP="00EC1BD2">
                            <w:r>
                              <w:rPr>
                                <w:noProof/>
                                <w:sz w:val="20"/>
                                <w:szCs w:val="20"/>
                                <w:lang w:eastAsia="en-IN"/>
                              </w:rPr>
                              <w:drawing>
                                <wp:inline distT="0" distB="0" distL="0" distR="0" wp14:anchorId="05AC22A8" wp14:editId="1AFD8CF1">
                                  <wp:extent cx="3276600"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6600" cy="2152650"/>
                                          </a:xfrm>
                                          <a:prstGeom prst="rect">
                                            <a:avLst/>
                                          </a:prstGeom>
                                          <a:noFill/>
                                          <a:ln>
                                            <a:noFill/>
                                          </a:ln>
                                        </pic:spPr>
                                      </pic:pic>
                                    </a:graphicData>
                                  </a:graphic>
                                </wp:inline>
                              </w:drawing>
                            </w:r>
                            <w:r>
                              <w:rPr>
                                <w:noProof/>
                                <w:sz w:val="20"/>
                                <w:szCs w:val="20"/>
                                <w:lang w:eastAsia="en-IN"/>
                              </w:rPr>
                              <w:drawing>
                                <wp:inline distT="0" distB="0" distL="0" distR="0" wp14:anchorId="37BA45D2" wp14:editId="0764AE82">
                                  <wp:extent cx="3190875" cy="2019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019300"/>
                                          </a:xfrm>
                                          <a:prstGeom prst="rect">
                                            <a:avLst/>
                                          </a:prstGeom>
                                          <a:noFill/>
                                          <a:ln>
                                            <a:noFill/>
                                          </a:ln>
                                        </pic:spPr>
                                      </pic:pic>
                                    </a:graphicData>
                                  </a:graphic>
                                </wp:inline>
                              </w:drawing>
                            </w:r>
                          </w:p>
                          <w:p w14:paraId="6962FE5D" w14:textId="4957E723" w:rsidR="003B3FB7" w:rsidRDefault="003B3FB7" w:rsidP="00EC1BD2">
                            <w:r>
                              <w:tab/>
                            </w:r>
                            <w:r>
                              <w:tab/>
                            </w:r>
                            <w:r>
                              <w:tab/>
                            </w:r>
                            <w:r>
                              <w:tab/>
                              <w:t>4.2e</w:t>
                            </w:r>
                            <w:r>
                              <w:tab/>
                            </w:r>
                            <w:r>
                              <w:tab/>
                            </w:r>
                            <w:r>
                              <w:tab/>
                            </w:r>
                            <w:r>
                              <w:tab/>
                            </w:r>
                            <w:r>
                              <w:tab/>
                            </w:r>
                            <w:r>
                              <w:tab/>
                            </w:r>
                            <w:r>
                              <w:tab/>
                              <w:t>4.2f</w:t>
                            </w:r>
                          </w:p>
                          <w:p w14:paraId="15C51C5D" w14:textId="0B7952BF" w:rsidR="003B3FB7" w:rsidRDefault="003B3FB7" w:rsidP="00EC1BD2">
                            <w:pPr>
                              <w:jc w:val="center"/>
                            </w:pPr>
                            <w:r>
                              <w:t xml:space="preserve">Figure 4.2: </w:t>
                            </w:r>
                            <w:r>
                              <w:rPr>
                                <w:i/>
                                <w:iCs/>
                              </w:rPr>
                              <w:t>4.2a represents Customer Demand Signal in the Bullwhip Game; 4.2b represents Customer Demand vs Retailer Demand; 4.2c represents Customer Demand vs Wholesaler Demand; 4.2d represents Customer Demand vs Distributor  Demand; 4.2e represents Customer Demand vs Wholesaler Demand; 4.2f represents Customer Demand vs aggregate Demand</w:t>
                            </w:r>
                          </w:p>
                          <w:p w14:paraId="45DDE8D0" w14:textId="77777777" w:rsidR="003B3FB7" w:rsidRDefault="003B3FB7" w:rsidP="00EC1BD2">
                            <w:pPr>
                              <w:jc w:val="center"/>
                              <w:rPr>
                                <w:i/>
                                <w:sz w:val="20"/>
                              </w:rPr>
                            </w:pPr>
                          </w:p>
                          <w:p w14:paraId="6D3942E9" w14:textId="77777777" w:rsidR="003B3FB7" w:rsidRDefault="003B3FB7" w:rsidP="00EC1BD2">
                            <w:pPr>
                              <w:jc w:val="center"/>
                              <w:rPr>
                                <w:i/>
                                <w:sz w:val="20"/>
                              </w:rPr>
                            </w:pPr>
                          </w:p>
                          <w:p w14:paraId="48C8CC32" w14:textId="77777777" w:rsidR="003B3FB7" w:rsidRDefault="003B3FB7" w:rsidP="00EC1BD2">
                            <w:pPr>
                              <w:jc w:val="center"/>
                              <w:rPr>
                                <w:i/>
                                <w:sz w:val="20"/>
                              </w:rPr>
                            </w:pPr>
                          </w:p>
                          <w:p w14:paraId="5A4E750D" w14:textId="77777777" w:rsidR="003B3FB7" w:rsidRDefault="003B3FB7" w:rsidP="00EC1BD2"/>
                          <w:p w14:paraId="0EED5A3A" w14:textId="77777777" w:rsidR="003B3FB7" w:rsidRDefault="003B3FB7" w:rsidP="00EC1BD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3495A1" id="Text Box 39" o:spid="_x0000_s1033" type="#_x0000_t202" style="position:absolute;margin-left:-54pt;margin-top:0;width:558pt;height:661.9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">
                <v:textbox>
                  <w:txbxContent>
                    <w:p w14:paraId="00156B60" w14:textId="367EE01F" w:rsidR="003B3FB7" w:rsidRDefault="003B3FB7" w:rsidP="00EC1BD2">
                      <w:r>
                        <w:rPr>
                          <w:noProof/>
                          <w:sz w:val="20"/>
                          <w:szCs w:val="20"/>
                          <w:lang w:eastAsia="en-IN"/>
                        </w:rPr>
                        <w:drawing>
                          <wp:inline distT="0" distB="0" distL="0" distR="0" wp14:anchorId="075D036E" wp14:editId="10A574CF">
                            <wp:extent cx="3124200" cy="1914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1914525"/>
                                    </a:xfrm>
                                    <a:prstGeom prst="rect">
                                      <a:avLst/>
                                    </a:prstGeom>
                                    <a:noFill/>
                                    <a:ln>
                                      <a:noFill/>
                                    </a:ln>
                                  </pic:spPr>
                                </pic:pic>
                              </a:graphicData>
                            </a:graphic>
                          </wp:inline>
                        </w:drawing>
                      </w:r>
                      <w:r>
                        <w:t xml:space="preserve">     </w:t>
                      </w:r>
                      <w:r>
                        <w:rPr>
                          <w:noProof/>
                          <w:sz w:val="20"/>
                          <w:szCs w:val="20"/>
                          <w:lang w:eastAsia="en-IN"/>
                        </w:rPr>
                        <w:drawing>
                          <wp:inline distT="0" distB="0" distL="0" distR="0" wp14:anchorId="16594BF2" wp14:editId="39E85A4B">
                            <wp:extent cx="3305175" cy="20097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5175" cy="2009775"/>
                                    </a:xfrm>
                                    <a:prstGeom prst="rect">
                                      <a:avLst/>
                                    </a:prstGeom>
                                    <a:noFill/>
                                    <a:ln>
                                      <a:noFill/>
                                    </a:ln>
                                  </pic:spPr>
                                </pic:pic>
                              </a:graphicData>
                            </a:graphic>
                          </wp:inline>
                        </w:drawing>
                      </w:r>
                    </w:p>
                    <w:p w14:paraId="50C4EC6F" w14:textId="503D84DF" w:rsidR="003B3FB7" w:rsidRDefault="003B3FB7" w:rsidP="00EC1BD2">
                      <w:r>
                        <w:tab/>
                      </w:r>
                      <w:r>
                        <w:tab/>
                      </w:r>
                      <w:r>
                        <w:tab/>
                      </w:r>
                      <w:r>
                        <w:tab/>
                        <w:t>4.2a</w:t>
                      </w:r>
                      <w:r>
                        <w:tab/>
                      </w:r>
                      <w:r>
                        <w:tab/>
                      </w:r>
                      <w:r>
                        <w:tab/>
                      </w:r>
                      <w:r>
                        <w:tab/>
                      </w:r>
                      <w:r>
                        <w:tab/>
                      </w:r>
                      <w:r>
                        <w:tab/>
                      </w:r>
                      <w:r>
                        <w:tab/>
                        <w:t>4.2b</w:t>
                      </w:r>
                    </w:p>
                    <w:p w14:paraId="2DAF3EC2" w14:textId="76799146" w:rsidR="003B3FB7" w:rsidRDefault="003B3FB7" w:rsidP="00EC1BD2">
                      <w:r>
                        <w:rPr>
                          <w:noProof/>
                          <w:sz w:val="20"/>
                          <w:szCs w:val="20"/>
                          <w:lang w:eastAsia="en-IN"/>
                        </w:rPr>
                        <w:drawing>
                          <wp:inline distT="0" distB="0" distL="0" distR="0" wp14:anchorId="7AC34EDA" wp14:editId="50660FD0">
                            <wp:extent cx="3257550" cy="2143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7550" cy="2143125"/>
                                    </a:xfrm>
                                    <a:prstGeom prst="rect">
                                      <a:avLst/>
                                    </a:prstGeom>
                                    <a:noFill/>
                                    <a:ln>
                                      <a:noFill/>
                                    </a:ln>
                                  </pic:spPr>
                                </pic:pic>
                              </a:graphicData>
                            </a:graphic>
                          </wp:inline>
                        </w:drawing>
                      </w:r>
                      <w:r>
                        <w:rPr>
                          <w:noProof/>
                          <w:sz w:val="20"/>
                          <w:szCs w:val="20"/>
                          <w:lang w:eastAsia="en-IN"/>
                        </w:rPr>
                        <w:drawing>
                          <wp:inline distT="0" distB="0" distL="0" distR="0" wp14:anchorId="31B4F1C7" wp14:editId="4B387E95">
                            <wp:extent cx="3228975" cy="19907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28975" cy="1990725"/>
                                    </a:xfrm>
                                    <a:prstGeom prst="rect">
                                      <a:avLst/>
                                    </a:prstGeom>
                                    <a:noFill/>
                                    <a:ln>
                                      <a:noFill/>
                                    </a:ln>
                                  </pic:spPr>
                                </pic:pic>
                              </a:graphicData>
                            </a:graphic>
                          </wp:inline>
                        </w:drawing>
                      </w:r>
                    </w:p>
                    <w:p w14:paraId="37077730" w14:textId="6AA32B73" w:rsidR="003B3FB7" w:rsidRDefault="003B3FB7" w:rsidP="00EC1BD2">
                      <w:r>
                        <w:tab/>
                      </w:r>
                      <w:r>
                        <w:tab/>
                      </w:r>
                      <w:r>
                        <w:tab/>
                      </w:r>
                      <w:r>
                        <w:tab/>
                        <w:t>4.2c</w:t>
                      </w:r>
                      <w:r>
                        <w:tab/>
                      </w:r>
                      <w:r>
                        <w:tab/>
                      </w:r>
                      <w:r>
                        <w:tab/>
                      </w:r>
                      <w:r>
                        <w:tab/>
                      </w:r>
                      <w:r>
                        <w:tab/>
                      </w:r>
                      <w:r>
                        <w:tab/>
                      </w:r>
                      <w:r>
                        <w:tab/>
                        <w:t>4.2d</w:t>
                      </w:r>
                    </w:p>
                    <w:p w14:paraId="347436B1" w14:textId="0C14A7C9" w:rsidR="003B3FB7" w:rsidRDefault="003B3FB7" w:rsidP="00EC1BD2">
                      <w:r>
                        <w:rPr>
                          <w:noProof/>
                          <w:sz w:val="20"/>
                          <w:szCs w:val="20"/>
                          <w:lang w:eastAsia="en-IN"/>
                        </w:rPr>
                        <w:drawing>
                          <wp:inline distT="0" distB="0" distL="0" distR="0" wp14:anchorId="05AC22A8" wp14:editId="1AFD8CF1">
                            <wp:extent cx="3276600"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6600" cy="2152650"/>
                                    </a:xfrm>
                                    <a:prstGeom prst="rect">
                                      <a:avLst/>
                                    </a:prstGeom>
                                    <a:noFill/>
                                    <a:ln>
                                      <a:noFill/>
                                    </a:ln>
                                  </pic:spPr>
                                </pic:pic>
                              </a:graphicData>
                            </a:graphic>
                          </wp:inline>
                        </w:drawing>
                      </w:r>
                      <w:r>
                        <w:rPr>
                          <w:noProof/>
                          <w:sz w:val="20"/>
                          <w:szCs w:val="20"/>
                          <w:lang w:eastAsia="en-IN"/>
                        </w:rPr>
                        <w:drawing>
                          <wp:inline distT="0" distB="0" distL="0" distR="0" wp14:anchorId="37BA45D2" wp14:editId="0764AE82">
                            <wp:extent cx="3190875" cy="2019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019300"/>
                                    </a:xfrm>
                                    <a:prstGeom prst="rect">
                                      <a:avLst/>
                                    </a:prstGeom>
                                    <a:noFill/>
                                    <a:ln>
                                      <a:noFill/>
                                    </a:ln>
                                  </pic:spPr>
                                </pic:pic>
                              </a:graphicData>
                            </a:graphic>
                          </wp:inline>
                        </w:drawing>
                      </w:r>
                    </w:p>
                    <w:p w14:paraId="6962FE5D" w14:textId="4957E723" w:rsidR="003B3FB7" w:rsidRDefault="003B3FB7" w:rsidP="00EC1BD2">
                      <w:r>
                        <w:tab/>
                      </w:r>
                      <w:r>
                        <w:tab/>
                      </w:r>
                      <w:r>
                        <w:tab/>
                      </w:r>
                      <w:r>
                        <w:tab/>
                        <w:t>4.2e</w:t>
                      </w:r>
                      <w:r>
                        <w:tab/>
                      </w:r>
                      <w:r>
                        <w:tab/>
                      </w:r>
                      <w:r>
                        <w:tab/>
                      </w:r>
                      <w:r>
                        <w:tab/>
                      </w:r>
                      <w:r>
                        <w:tab/>
                      </w:r>
                      <w:r>
                        <w:tab/>
                      </w:r>
                      <w:r>
                        <w:tab/>
                        <w:t>4.2f</w:t>
                      </w:r>
                    </w:p>
                    <w:p w14:paraId="15C51C5D" w14:textId="0B7952BF" w:rsidR="003B3FB7" w:rsidRDefault="003B3FB7" w:rsidP="00EC1BD2">
                      <w:pPr>
                        <w:jc w:val="center"/>
                      </w:pPr>
                      <w:r>
                        <w:t xml:space="preserve">Figure 4.2: </w:t>
                      </w:r>
                      <w:r>
                        <w:rPr>
                          <w:i/>
                          <w:iCs/>
                        </w:rPr>
                        <w:t>4.2a represents Customer Demand Signal in the Bullwhip Game; 4.2b represents Customer Demand vs Retailer Demand; 4.2c represents Customer Demand vs Wholesaler Demand; 4.2d represents Customer Demand vs Distributor  Demand; 4.2e represents Customer Demand vs Wholesaler Demand; 4.2f represents Customer Demand vs aggregate Demand</w:t>
                      </w:r>
                    </w:p>
                    <w:p w14:paraId="45DDE8D0" w14:textId="77777777" w:rsidR="003B3FB7" w:rsidRDefault="003B3FB7" w:rsidP="00EC1BD2">
                      <w:pPr>
                        <w:jc w:val="center"/>
                        <w:rPr>
                          <w:i/>
                          <w:sz w:val="20"/>
                        </w:rPr>
                      </w:pPr>
                    </w:p>
                    <w:p w14:paraId="6D3942E9" w14:textId="77777777" w:rsidR="003B3FB7" w:rsidRDefault="003B3FB7" w:rsidP="00EC1BD2">
                      <w:pPr>
                        <w:jc w:val="center"/>
                        <w:rPr>
                          <w:i/>
                          <w:sz w:val="20"/>
                        </w:rPr>
                      </w:pPr>
                    </w:p>
                    <w:p w14:paraId="48C8CC32" w14:textId="77777777" w:rsidR="003B3FB7" w:rsidRDefault="003B3FB7" w:rsidP="00EC1BD2">
                      <w:pPr>
                        <w:jc w:val="center"/>
                        <w:rPr>
                          <w:i/>
                          <w:sz w:val="20"/>
                        </w:rPr>
                      </w:pPr>
                    </w:p>
                    <w:p w14:paraId="5A4E750D" w14:textId="77777777" w:rsidR="003B3FB7" w:rsidRDefault="003B3FB7" w:rsidP="00EC1BD2"/>
                    <w:p w14:paraId="0EED5A3A" w14:textId="77777777" w:rsidR="003B3FB7" w:rsidRDefault="003B3FB7" w:rsidP="00EC1BD2"/>
                  </w:txbxContent>
                </v:textbox>
              </v:shape>
            </w:pict>
          </mc:Fallback>
        </mc:AlternateContent>
      </w:r>
      <w:r>
        <w:rPr>
          <w:rFonts w:ascii="Times New Roman" w:hAnsi="Times New Roman" w:cs="Times New Roman"/>
          <w:b/>
          <w:sz w:val="24"/>
          <w:szCs w:val="24"/>
        </w:rPr>
        <w:br w:type="page"/>
      </w:r>
    </w:p>
    <w:p w14:paraId="565510FD" w14:textId="77777777" w:rsidR="00795298" w:rsidRDefault="00795298" w:rsidP="00795298">
      <w:pPr>
        <w:rPr>
          <w:rFonts w:ascii="Times New Roman" w:hAnsi="Times New Roman" w:cs="Times New Roman"/>
          <w:b/>
          <w:bCs/>
          <w:sz w:val="24"/>
          <w:szCs w:val="24"/>
        </w:rPr>
      </w:pPr>
      <w:r w:rsidRPr="00277F99">
        <w:rPr>
          <w:rFonts w:ascii="Times New Roman" w:hAnsi="Times New Roman" w:cs="Times New Roman"/>
          <w:b/>
          <w:bCs/>
          <w:sz w:val="24"/>
          <w:szCs w:val="24"/>
        </w:rPr>
        <w:lastRenderedPageBreak/>
        <w:t>4.</w:t>
      </w:r>
      <w:r>
        <w:rPr>
          <w:rFonts w:ascii="Times New Roman" w:hAnsi="Times New Roman" w:cs="Times New Roman"/>
          <w:b/>
          <w:bCs/>
          <w:sz w:val="24"/>
          <w:szCs w:val="24"/>
        </w:rPr>
        <w:t>5</w:t>
      </w:r>
      <w:r w:rsidRPr="00277F99">
        <w:rPr>
          <w:rFonts w:ascii="Times New Roman" w:hAnsi="Times New Roman" w:cs="Times New Roman"/>
          <w:b/>
          <w:bCs/>
          <w:sz w:val="24"/>
          <w:szCs w:val="24"/>
        </w:rPr>
        <w:t xml:space="preserve"> Machine Learning algorithms </w:t>
      </w:r>
      <w:r>
        <w:rPr>
          <w:rFonts w:ascii="Times New Roman" w:hAnsi="Times New Roman" w:cs="Times New Roman"/>
          <w:b/>
          <w:bCs/>
          <w:sz w:val="24"/>
          <w:szCs w:val="24"/>
        </w:rPr>
        <w:t>employed</w:t>
      </w:r>
    </w:p>
    <w:p w14:paraId="1879AC7A" w14:textId="77777777" w:rsidR="00795298" w:rsidRDefault="00795298" w:rsidP="00795298">
      <w:pPr>
        <w:rPr>
          <w:rFonts w:ascii="Times New Roman" w:hAnsi="Times New Roman" w:cs="Times New Roman"/>
          <w:b/>
          <w:bCs/>
          <w:sz w:val="24"/>
          <w:szCs w:val="24"/>
        </w:rPr>
      </w:pPr>
    </w:p>
    <w:p w14:paraId="0EDA93BF" w14:textId="77777777" w:rsidR="00795298" w:rsidRPr="00714EFE" w:rsidRDefault="00795298" w:rsidP="0079529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4.5.1 </w:t>
      </w:r>
      <w:r w:rsidRPr="00714EFE">
        <w:rPr>
          <w:rFonts w:ascii="Times New Roman" w:hAnsi="Times New Roman" w:cs="Times New Roman"/>
          <w:b/>
          <w:bCs/>
          <w:sz w:val="24"/>
          <w:szCs w:val="24"/>
        </w:rPr>
        <w:t>K-Nearest Neighbours</w:t>
      </w:r>
    </w:p>
    <w:p w14:paraId="7262CE8A" w14:textId="77777777" w:rsidR="00795298" w:rsidRPr="00AD0A94" w:rsidRDefault="00795298" w:rsidP="00795298">
      <w:pPr>
        <w:spacing w:line="360" w:lineRule="auto"/>
        <w:rPr>
          <w:rFonts w:ascii="Times New Roman" w:hAnsi="Times New Roman" w:cs="Times New Roman"/>
          <w:sz w:val="24"/>
          <w:szCs w:val="24"/>
        </w:rPr>
      </w:pPr>
      <w:r w:rsidRPr="00AD0A94">
        <w:rPr>
          <w:rFonts w:ascii="Times New Roman" w:hAnsi="Times New Roman" w:cs="Times New Roman"/>
          <w:sz w:val="24"/>
          <w:szCs w:val="24"/>
        </w:rPr>
        <w:t>K-N</w:t>
      </w:r>
      <w:r>
        <w:rPr>
          <w:rFonts w:ascii="Times New Roman" w:hAnsi="Times New Roman" w:cs="Times New Roman"/>
          <w:sz w:val="24"/>
          <w:szCs w:val="24"/>
        </w:rPr>
        <w:t>earest Neighbours</w:t>
      </w:r>
      <w:r w:rsidRPr="00AD0A94">
        <w:rPr>
          <w:rFonts w:ascii="Times New Roman" w:hAnsi="Times New Roman" w:cs="Times New Roman"/>
          <w:sz w:val="24"/>
          <w:szCs w:val="24"/>
        </w:rPr>
        <w:t xml:space="preserve"> is an instance-based machine learning algorithm which stores history of all available cases and </w:t>
      </w:r>
      <w:r>
        <w:rPr>
          <w:rFonts w:ascii="Times New Roman" w:hAnsi="Times New Roman" w:cs="Times New Roman"/>
          <w:sz w:val="24"/>
          <w:szCs w:val="24"/>
        </w:rPr>
        <w:t xml:space="preserve">uses the information to </w:t>
      </w:r>
      <w:r w:rsidRPr="00AD0A94">
        <w:rPr>
          <w:rFonts w:ascii="Times New Roman" w:hAnsi="Times New Roman" w:cs="Times New Roman"/>
          <w:sz w:val="24"/>
          <w:szCs w:val="24"/>
        </w:rPr>
        <w:t>classif</w:t>
      </w:r>
      <w:r>
        <w:rPr>
          <w:rFonts w:ascii="Times New Roman" w:hAnsi="Times New Roman" w:cs="Times New Roman"/>
          <w:sz w:val="24"/>
          <w:szCs w:val="24"/>
        </w:rPr>
        <w:t>y</w:t>
      </w:r>
      <w:r w:rsidRPr="00AD0A94">
        <w:rPr>
          <w:rFonts w:ascii="Times New Roman" w:hAnsi="Times New Roman" w:cs="Times New Roman"/>
          <w:sz w:val="24"/>
          <w:szCs w:val="24"/>
        </w:rPr>
        <w:t xml:space="preserve"> new cases </w:t>
      </w:r>
      <w:r>
        <w:rPr>
          <w:rFonts w:ascii="Times New Roman" w:hAnsi="Times New Roman" w:cs="Times New Roman"/>
          <w:sz w:val="24"/>
          <w:szCs w:val="24"/>
        </w:rPr>
        <w:t xml:space="preserve">based </w:t>
      </w:r>
      <w:r w:rsidRPr="00AD0A94">
        <w:rPr>
          <w:rFonts w:ascii="Times New Roman" w:hAnsi="Times New Roman" w:cs="Times New Roman"/>
          <w:sz w:val="24"/>
          <w:szCs w:val="24"/>
        </w:rPr>
        <w:t>on the criteria of similarity measure or distance function</w:t>
      </w:r>
      <w:r>
        <w:rPr>
          <w:rFonts w:ascii="Times New Roman" w:hAnsi="Times New Roman" w:cs="Times New Roman"/>
          <w:sz w:val="24"/>
          <w:szCs w:val="24"/>
        </w:rPr>
        <w:t>, wherein the K value represents the number of neighbours, Javier et al, 2009. The intuitive and simple-to-implement nature of the algorithm, makes it a plausible candidate for integration in the supply chain. Non-parametric nature of KNN allows the algorithm to work for demand fluctuations of any type since there are no preliminary assumptions to be met. KNN, being a lazy learner, responds quickly to changes in the input during real time use. However, KNN suffers from the curse of dimensionality and thus would fail to perform well where input variables for bullwhip effect are too many. Moreover, KNN is a slow algorithm wherein an imbalanced data set can cause problems, making it highly sensitive to outliers.</w:t>
      </w:r>
    </w:p>
    <w:p w14:paraId="539A8143" w14:textId="77777777" w:rsidR="00795298" w:rsidRDefault="00795298" w:rsidP="00795298">
      <w:pPr>
        <w:spacing w:line="360" w:lineRule="auto"/>
        <w:rPr>
          <w:rFonts w:ascii="Times New Roman" w:hAnsi="Times New Roman" w:cs="Times New Roman"/>
          <w:b/>
          <w:bCs/>
          <w:sz w:val="24"/>
          <w:szCs w:val="24"/>
        </w:rPr>
      </w:pPr>
    </w:p>
    <w:p w14:paraId="695DCE5D" w14:textId="77777777" w:rsidR="00795298" w:rsidRDefault="00795298" w:rsidP="0079529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4.5.2 </w:t>
      </w:r>
      <w:r w:rsidRPr="001F15EE">
        <w:rPr>
          <w:rFonts w:ascii="Times New Roman" w:hAnsi="Times New Roman" w:cs="Times New Roman"/>
          <w:b/>
          <w:bCs/>
          <w:sz w:val="24"/>
          <w:szCs w:val="24"/>
        </w:rPr>
        <w:t>Decision Tree Regressor</w:t>
      </w:r>
    </w:p>
    <w:p w14:paraId="4EC2BC9F" w14:textId="77777777" w:rsidR="00795298" w:rsidRDefault="00795298" w:rsidP="00795298">
      <w:pPr>
        <w:spacing w:line="360" w:lineRule="auto"/>
        <w:rPr>
          <w:rFonts w:ascii="Times New Roman" w:hAnsi="Times New Roman" w:cs="Times New Roman"/>
          <w:sz w:val="24"/>
          <w:szCs w:val="24"/>
        </w:rPr>
      </w:pPr>
      <w:r>
        <w:rPr>
          <w:rFonts w:ascii="Times New Roman" w:hAnsi="Times New Roman" w:cs="Times New Roman"/>
          <w:sz w:val="24"/>
          <w:szCs w:val="24"/>
        </w:rPr>
        <w:t xml:space="preserve">Decision Tree Regressor is a supervised machine learning algorithm that employs an attribute selection measure, such as information gain or gini index, to make a series of if-else trees. Decision Tree Regressor allows complex decision boundaries, making it suitable for complex variations of demand. Decision trees offer very high interpretability, making it highly accessible to an average stakeholder. Decision Trees, unlike K-Nearest Neighbours, performs well even with missing values. Low computation of decision trees make it suitable for oceans of data as seen in several industries. However, Decision Trees suffer heavily from overfitting wherein small variations in inputs lead to different trees, making it suitable only for balanced data sets. Moreover, decision trees can be expensive to train and are prone to error when there are too many classes but training data is small.  </w:t>
      </w:r>
    </w:p>
    <w:p w14:paraId="1FCAFCC0" w14:textId="77777777" w:rsidR="00795298" w:rsidRDefault="00795298" w:rsidP="00795298">
      <w:pPr>
        <w:spacing w:line="360" w:lineRule="auto"/>
        <w:rPr>
          <w:rFonts w:ascii="Times New Roman" w:hAnsi="Times New Roman" w:cs="Times New Roman"/>
          <w:b/>
          <w:bCs/>
          <w:sz w:val="24"/>
          <w:szCs w:val="24"/>
        </w:rPr>
      </w:pPr>
    </w:p>
    <w:p w14:paraId="494F152F" w14:textId="77777777" w:rsidR="00795298" w:rsidRDefault="00795298" w:rsidP="00795298">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4.5.3 </w:t>
      </w:r>
      <w:r w:rsidRPr="001F15EE">
        <w:rPr>
          <w:rFonts w:ascii="Times New Roman" w:hAnsi="Times New Roman" w:cs="Times New Roman"/>
          <w:b/>
          <w:bCs/>
          <w:sz w:val="24"/>
          <w:szCs w:val="24"/>
        </w:rPr>
        <w:t>Multi</w:t>
      </w:r>
      <w:r>
        <w:rPr>
          <w:rFonts w:ascii="Times New Roman" w:hAnsi="Times New Roman" w:cs="Times New Roman"/>
          <w:b/>
          <w:bCs/>
          <w:sz w:val="24"/>
          <w:szCs w:val="24"/>
        </w:rPr>
        <w:t>l</w:t>
      </w:r>
      <w:r w:rsidRPr="001F15EE">
        <w:rPr>
          <w:rFonts w:ascii="Times New Roman" w:hAnsi="Times New Roman" w:cs="Times New Roman"/>
          <w:b/>
          <w:bCs/>
          <w:sz w:val="24"/>
          <w:szCs w:val="24"/>
        </w:rPr>
        <w:t>ayer Perceptron</w:t>
      </w:r>
    </w:p>
    <w:p w14:paraId="79EC9831" w14:textId="77777777" w:rsidR="00795298" w:rsidRDefault="00795298" w:rsidP="00795298">
      <w:pPr>
        <w:spacing w:line="360" w:lineRule="auto"/>
        <w:rPr>
          <w:rFonts w:ascii="Times New Roman" w:hAnsi="Times New Roman" w:cs="Times New Roman"/>
          <w:sz w:val="24"/>
          <w:szCs w:val="24"/>
        </w:rPr>
      </w:pPr>
      <w:r>
        <w:rPr>
          <w:rFonts w:ascii="Times New Roman" w:hAnsi="Times New Roman" w:cs="Times New Roman"/>
          <w:sz w:val="24"/>
          <w:szCs w:val="24"/>
        </w:rPr>
        <w:t xml:space="preserve">Multi-Layer Perceptron or MLP (Ramchoun et al, 2016) is a deep learning algorithm wherein multiple layers of perceptrons or nodes, minimum three, are used to map inputs to the outputs. It incorporates backpropagation for training. Multilayer perceptron trains by varying </w:t>
      </w:r>
      <w:r>
        <w:rPr>
          <w:rFonts w:ascii="Times New Roman" w:hAnsi="Times New Roman" w:cs="Times New Roman"/>
          <w:sz w:val="24"/>
          <w:szCs w:val="24"/>
        </w:rPr>
        <w:lastRenderedPageBreak/>
        <w:t>connection weights after each set of data is processed based on the corresponding error in the output compared to the expected results. Multilayer perceptron is easy to design and has few hyper-tuning parameters. However, multilayer perceptron can suffer from slow convergence. Moreover, it poses as a black-box wherein the results can be counter intuitive, unlike decision trees. Figure shows a typical network of MLP wherein input layers are mapped to hidden layers and then finally to output layers.</w:t>
      </w:r>
    </w:p>
    <w:p w14:paraId="2468E28E" w14:textId="77777777" w:rsidR="00795298" w:rsidRDefault="00795298">
      <w:pPr>
        <w:rPr>
          <w:rFonts w:ascii="Times New Roman" w:hAnsi="Times New Roman" w:cs="Times New Roman"/>
          <w:b/>
          <w:sz w:val="24"/>
          <w:szCs w:val="24"/>
        </w:rPr>
      </w:pPr>
      <w:r>
        <w:rPr>
          <w:rFonts w:ascii="Times New Roman" w:hAnsi="Times New Roman" w:cs="Times New Roman"/>
          <w:b/>
          <w:sz w:val="24"/>
          <w:szCs w:val="24"/>
        </w:rPr>
        <w:br w:type="page"/>
      </w:r>
    </w:p>
    <w:p w14:paraId="04F38B50" w14:textId="7D0ADA62" w:rsidR="00F32CBA" w:rsidRPr="000C1A67" w:rsidRDefault="00F32CBA" w:rsidP="00F32CBA">
      <w:pPr>
        <w:tabs>
          <w:tab w:val="left" w:pos="2955"/>
        </w:tabs>
        <w:spacing w:line="360" w:lineRule="auto"/>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 xml:space="preserve">CHAPTER </w:t>
      </w:r>
      <w:r w:rsidR="002447ED">
        <w:rPr>
          <w:rFonts w:ascii="Times New Roman" w:hAnsi="Times New Roman" w:cs="Times New Roman"/>
          <w:b/>
          <w:sz w:val="24"/>
          <w:szCs w:val="24"/>
        </w:rPr>
        <w:t>5</w:t>
      </w:r>
      <w:r w:rsidR="008E2A81" w:rsidRPr="000C1A67">
        <w:rPr>
          <w:rFonts w:ascii="Times New Roman" w:hAnsi="Times New Roman" w:cs="Times New Roman"/>
          <w:b/>
          <w:sz w:val="24"/>
          <w:szCs w:val="24"/>
        </w:rPr>
        <w:t xml:space="preserve"> RESULTS</w:t>
      </w:r>
    </w:p>
    <w:p w14:paraId="1152DDAB" w14:textId="77777777" w:rsidR="00E93EF8"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This section describes the result of experiments of various machine learning algorithms on the datasets described earlier using jupyter notebook. Exactly same datasets have been used for all the machine learning models for valid comparisons.</w:t>
      </w:r>
    </w:p>
    <w:p w14:paraId="330EB566" w14:textId="77777777" w:rsidR="00E93EF8"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The proposed machine learning model has nine inputs namely Cost, Order, OUT, SS, LTD, NS, Forecast, Receive and Demand. Bullwhip will be the forecasted output of the model. The computed output, is the numerical value of the bullwhip effect for that Stock position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8"/>
        <w:gridCol w:w="3082"/>
        <w:gridCol w:w="3082"/>
      </w:tblGrid>
      <w:tr w:rsidR="00E93EF8" w:rsidRPr="000C1A67" w14:paraId="79DA2DBE" w14:textId="77777777" w:rsidTr="000C1A67">
        <w:trPr>
          <w:jc w:val="center"/>
        </w:trPr>
        <w:tc>
          <w:tcPr>
            <w:tcW w:w="3095" w:type="dxa"/>
            <w:shd w:val="clear" w:color="auto" w:fill="auto"/>
          </w:tcPr>
          <w:p w14:paraId="5651E072" w14:textId="7544551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S</w:t>
            </w:r>
            <w:r w:rsidR="00AD25A8" w:rsidRPr="000C1A67">
              <w:rPr>
                <w:rFonts w:ascii="Times New Roman" w:hAnsi="Times New Roman" w:cs="Times New Roman"/>
                <w:sz w:val="24"/>
                <w:szCs w:val="24"/>
              </w:rPr>
              <w:t>.</w:t>
            </w:r>
            <w:r w:rsidRPr="000C1A67">
              <w:rPr>
                <w:rFonts w:ascii="Times New Roman" w:hAnsi="Times New Roman" w:cs="Times New Roman"/>
                <w:sz w:val="24"/>
                <w:szCs w:val="24"/>
              </w:rPr>
              <w:t>no</w:t>
            </w:r>
            <w:r w:rsidR="00AD25A8" w:rsidRPr="000C1A67">
              <w:rPr>
                <w:rFonts w:ascii="Times New Roman" w:hAnsi="Times New Roman" w:cs="Times New Roman"/>
                <w:sz w:val="24"/>
                <w:szCs w:val="24"/>
              </w:rPr>
              <w:t>.</w:t>
            </w:r>
          </w:p>
        </w:tc>
        <w:tc>
          <w:tcPr>
            <w:tcW w:w="3096" w:type="dxa"/>
            <w:shd w:val="clear" w:color="auto" w:fill="auto"/>
          </w:tcPr>
          <w:p w14:paraId="1E1C5FD1"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Algorithm</w:t>
            </w:r>
          </w:p>
        </w:tc>
        <w:tc>
          <w:tcPr>
            <w:tcW w:w="3096" w:type="dxa"/>
            <w:shd w:val="clear" w:color="auto" w:fill="auto"/>
          </w:tcPr>
          <w:p w14:paraId="419485B4"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Accuracy</w:t>
            </w:r>
          </w:p>
        </w:tc>
      </w:tr>
      <w:tr w:rsidR="00E93EF8" w:rsidRPr="000C1A67" w14:paraId="44F0E19E" w14:textId="77777777" w:rsidTr="000C1A67">
        <w:trPr>
          <w:jc w:val="center"/>
        </w:trPr>
        <w:tc>
          <w:tcPr>
            <w:tcW w:w="3095" w:type="dxa"/>
            <w:shd w:val="clear" w:color="auto" w:fill="auto"/>
          </w:tcPr>
          <w:p w14:paraId="4219CCAE"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1</w:t>
            </w:r>
          </w:p>
        </w:tc>
        <w:tc>
          <w:tcPr>
            <w:tcW w:w="3096" w:type="dxa"/>
            <w:shd w:val="clear" w:color="auto" w:fill="auto"/>
          </w:tcPr>
          <w:p w14:paraId="72CE1662"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Decision Tree Regressor</w:t>
            </w:r>
          </w:p>
        </w:tc>
        <w:tc>
          <w:tcPr>
            <w:tcW w:w="3096" w:type="dxa"/>
            <w:shd w:val="clear" w:color="auto" w:fill="auto"/>
          </w:tcPr>
          <w:p w14:paraId="673DB25F"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24.52%</w:t>
            </w:r>
          </w:p>
        </w:tc>
      </w:tr>
      <w:tr w:rsidR="00E93EF8" w:rsidRPr="000C1A67" w14:paraId="6D7B1602" w14:textId="77777777" w:rsidTr="000C1A67">
        <w:trPr>
          <w:jc w:val="center"/>
        </w:trPr>
        <w:tc>
          <w:tcPr>
            <w:tcW w:w="3095" w:type="dxa"/>
            <w:shd w:val="clear" w:color="auto" w:fill="auto"/>
          </w:tcPr>
          <w:p w14:paraId="680C54F2"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2</w:t>
            </w:r>
          </w:p>
        </w:tc>
        <w:tc>
          <w:tcPr>
            <w:tcW w:w="3096" w:type="dxa"/>
            <w:shd w:val="clear" w:color="auto" w:fill="auto"/>
          </w:tcPr>
          <w:p w14:paraId="3C23ACFE"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MLP Regressor</w:t>
            </w:r>
          </w:p>
        </w:tc>
        <w:tc>
          <w:tcPr>
            <w:tcW w:w="3096" w:type="dxa"/>
            <w:shd w:val="clear" w:color="auto" w:fill="auto"/>
          </w:tcPr>
          <w:p w14:paraId="3FB06763"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25.32%</w:t>
            </w:r>
          </w:p>
        </w:tc>
      </w:tr>
      <w:tr w:rsidR="00E93EF8" w:rsidRPr="000C1A67" w14:paraId="4EB50F0B" w14:textId="77777777" w:rsidTr="000C1A67">
        <w:trPr>
          <w:jc w:val="center"/>
        </w:trPr>
        <w:tc>
          <w:tcPr>
            <w:tcW w:w="3095" w:type="dxa"/>
            <w:shd w:val="clear" w:color="auto" w:fill="auto"/>
          </w:tcPr>
          <w:p w14:paraId="26082AC9"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3</w:t>
            </w:r>
          </w:p>
        </w:tc>
        <w:tc>
          <w:tcPr>
            <w:tcW w:w="3096" w:type="dxa"/>
            <w:shd w:val="clear" w:color="auto" w:fill="auto"/>
          </w:tcPr>
          <w:p w14:paraId="225E35C4"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KNN Algorithm</w:t>
            </w:r>
          </w:p>
        </w:tc>
        <w:tc>
          <w:tcPr>
            <w:tcW w:w="3096" w:type="dxa"/>
            <w:shd w:val="clear" w:color="auto" w:fill="auto"/>
          </w:tcPr>
          <w:p w14:paraId="13416464" w14:textId="7777777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sz w:val="24"/>
                <w:szCs w:val="24"/>
              </w:rPr>
              <w:t>54.64%</w:t>
            </w:r>
          </w:p>
        </w:tc>
      </w:tr>
    </w:tbl>
    <w:p w14:paraId="130EF41D" w14:textId="75E823D7" w:rsidR="00E93EF8" w:rsidRPr="000C1A67" w:rsidRDefault="00E93EF8" w:rsidP="000C1A67">
      <w:pPr>
        <w:spacing w:line="360" w:lineRule="auto"/>
        <w:jc w:val="center"/>
        <w:rPr>
          <w:rFonts w:ascii="Times New Roman" w:hAnsi="Times New Roman" w:cs="Times New Roman"/>
          <w:sz w:val="24"/>
          <w:szCs w:val="24"/>
        </w:rPr>
      </w:pPr>
      <w:r w:rsidRPr="000C1A67">
        <w:rPr>
          <w:rFonts w:ascii="Times New Roman" w:hAnsi="Times New Roman" w:cs="Times New Roman"/>
          <w:bCs/>
          <w:i/>
          <w:sz w:val="24"/>
          <w:szCs w:val="24"/>
        </w:rPr>
        <w:t xml:space="preserve">Table </w:t>
      </w:r>
      <w:r w:rsidR="005E52B7" w:rsidRPr="000C1A67">
        <w:rPr>
          <w:rFonts w:ascii="Times New Roman" w:hAnsi="Times New Roman" w:cs="Times New Roman"/>
          <w:bCs/>
          <w:i/>
          <w:sz w:val="24"/>
          <w:szCs w:val="24"/>
        </w:rPr>
        <w:t>5</w:t>
      </w:r>
      <w:r w:rsidR="004E704E">
        <w:rPr>
          <w:rFonts w:ascii="Times New Roman" w:hAnsi="Times New Roman" w:cs="Times New Roman"/>
          <w:bCs/>
          <w:i/>
          <w:sz w:val="24"/>
          <w:szCs w:val="24"/>
        </w:rPr>
        <w:t>.1</w:t>
      </w:r>
      <w:r w:rsidRPr="000C1A67">
        <w:rPr>
          <w:rFonts w:ascii="Times New Roman" w:hAnsi="Times New Roman" w:cs="Times New Roman"/>
          <w:bCs/>
          <w:i/>
          <w:sz w:val="24"/>
          <w:szCs w:val="24"/>
        </w:rPr>
        <w:t>: Accuracies for applied machine learning algorithms</w:t>
      </w:r>
    </w:p>
    <w:p w14:paraId="3FB7AB37" w14:textId="11627C0C" w:rsidR="00E93EF8"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A correlation Matrix was also constructed to understand the correlation between bullwhip and the various inputs. A multi-correlation matrix was obtained. This explains why the Decision tree regressor gave a poor prediction score (Il-Gyo Chong et al</w:t>
      </w:r>
      <w:r w:rsidR="000C1A67">
        <w:rPr>
          <w:rFonts w:ascii="Times New Roman" w:hAnsi="Times New Roman" w:cs="Times New Roman"/>
          <w:sz w:val="24"/>
          <w:szCs w:val="24"/>
        </w:rPr>
        <w:t>.,</w:t>
      </w:r>
      <w:r w:rsidRPr="000C1A67">
        <w:rPr>
          <w:rFonts w:ascii="Times New Roman" w:hAnsi="Times New Roman" w:cs="Times New Roman"/>
          <w:sz w:val="24"/>
          <w:szCs w:val="24"/>
        </w:rPr>
        <w:t xml:space="preserve"> 2005) of 24.25%. The MLPRegressor algorithm resulted in a prediction score of 25.32%. This can be explained by the fact that the value of bullwhip has a small resolution of upto 2 decimal places. Due to this small resolution, the algorithm is unable to differentiate and predict the bullwhip effect with a high degree of accuracy</w:t>
      </w:r>
      <w:r w:rsidR="000C1A67">
        <w:rPr>
          <w:rFonts w:ascii="Times New Roman" w:hAnsi="Times New Roman" w:cs="Times New Roman"/>
          <w:sz w:val="24"/>
          <w:szCs w:val="24"/>
        </w:rPr>
        <w:t xml:space="preserve"> </w:t>
      </w:r>
      <w:r w:rsidRPr="000C1A67">
        <w:rPr>
          <w:rFonts w:ascii="Times New Roman" w:hAnsi="Times New Roman" w:cs="Times New Roman"/>
          <w:sz w:val="24"/>
          <w:szCs w:val="24"/>
        </w:rPr>
        <w:t>(</w:t>
      </w:r>
      <w:r w:rsidRPr="000C1A67">
        <w:rPr>
          <w:rFonts w:ascii="Times New Roman" w:hAnsi="Times New Roman" w:cs="Times New Roman"/>
          <w:color w:val="000000"/>
          <w:sz w:val="24"/>
          <w:szCs w:val="24"/>
        </w:rPr>
        <w:t>Yi-Chung Hu et al 2014)</w:t>
      </w:r>
      <w:r w:rsidR="000C1A67" w:rsidRPr="000C1A67">
        <w:rPr>
          <w:rFonts w:ascii="Times New Roman" w:hAnsi="Times New Roman" w:cs="Times New Roman"/>
          <w:color w:val="000000"/>
          <w:sz w:val="24"/>
          <w:szCs w:val="24"/>
        </w:rPr>
        <w:t>.</w:t>
      </w:r>
    </w:p>
    <w:p w14:paraId="04303D0B" w14:textId="77777777" w:rsidR="00E93EF8" w:rsidRPr="000C1A67" w:rsidRDefault="00E93EF8" w:rsidP="00EC1BD2">
      <w:pPr>
        <w:spacing w:line="360" w:lineRule="auto"/>
        <w:ind w:firstLine="720"/>
        <w:jc w:val="both"/>
        <w:rPr>
          <w:rFonts w:ascii="Times New Roman" w:hAnsi="Times New Roman" w:cs="Times New Roman"/>
          <w:sz w:val="24"/>
          <w:szCs w:val="24"/>
        </w:rPr>
      </w:pPr>
      <w:r w:rsidRPr="000C1A67">
        <w:rPr>
          <w:rFonts w:ascii="Times New Roman" w:hAnsi="Times New Roman" w:cs="Times New Roman"/>
          <w:sz w:val="24"/>
          <w:szCs w:val="24"/>
        </w:rPr>
        <w:t>The KNN algorithm was also used. The algorithm took the projection of the 9 input variables and plotted it against the numerical value of bullwhip. Consequently, the machine tried to look for clusters which can further predict the bullwhip. The machine found the most accurate result at K=5 or 5 clusters. This resulted in a prediction score of 54.64%. The prediction can further be enhanced by increasing the resolution of the numerical value of bullwhip.</w:t>
      </w:r>
    </w:p>
    <w:p w14:paraId="49A27D3A" w14:textId="3D6C7807" w:rsidR="00E93EF8" w:rsidRPr="000C1A67" w:rsidRDefault="00E93EF8" w:rsidP="00E93EF8">
      <w:pPr>
        <w:spacing w:line="360" w:lineRule="auto"/>
        <w:rPr>
          <w:rFonts w:ascii="Times New Roman" w:hAnsi="Times New Roman" w:cs="Times New Roman"/>
          <w:szCs w:val="24"/>
        </w:rPr>
      </w:pPr>
      <w:r w:rsidRPr="000C1A67">
        <w:rPr>
          <w:rFonts w:ascii="Times New Roman" w:hAnsi="Times New Roman" w:cs="Times New Roman"/>
          <w:noProof/>
          <w:lang w:eastAsia="en-IN"/>
        </w:rPr>
        <w:lastRenderedPageBreak/>
        <mc:AlternateContent>
          <mc:Choice Requires="wps">
            <w:drawing>
              <wp:anchor distT="45720" distB="45720" distL="114300" distR="114300" simplePos="0" relativeHeight="251659264" behindDoc="0" locked="0" layoutInCell="1" allowOverlap="1" wp14:anchorId="2836E0C1" wp14:editId="68B6872B">
                <wp:simplePos x="0" y="0"/>
                <wp:positionH relativeFrom="column">
                  <wp:posOffset>74930</wp:posOffset>
                </wp:positionH>
                <wp:positionV relativeFrom="paragraph">
                  <wp:posOffset>537210</wp:posOffset>
                </wp:positionV>
                <wp:extent cx="5989320" cy="5939790"/>
                <wp:effectExtent l="13335" t="7620" r="762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9320" cy="5939790"/>
                        </a:xfrm>
                        <a:prstGeom prst="rect">
                          <a:avLst/>
                        </a:prstGeom>
                        <a:solidFill>
                          <a:srgbClr val="FFFFFF"/>
                        </a:solidFill>
                        <a:ln w="9525">
                          <a:solidFill>
                            <a:srgbClr val="000000"/>
                          </a:solidFill>
                          <a:miter lim="800000"/>
                          <a:headEnd/>
                          <a:tailEnd/>
                        </a:ln>
                      </wps:spPr>
                      <wps:txbx>
                        <w:txbxContent>
                          <w:p w14:paraId="680A00ED" w14:textId="59D360D9" w:rsidR="003B3FB7" w:rsidRDefault="003B3FB7" w:rsidP="005E52B7">
                            <w:pPr>
                              <w:jc w:val="center"/>
                            </w:pPr>
                            <w:r w:rsidRPr="0043620C">
                              <w:rPr>
                                <w:noProof/>
                                <w:lang w:eastAsia="en-IN"/>
                              </w:rPr>
                              <w:drawing>
                                <wp:inline distT="0" distB="0" distL="0" distR="0" wp14:anchorId="0AF4AFD4" wp14:editId="67058530">
                                  <wp:extent cx="5086350" cy="526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5267325"/>
                                          </a:xfrm>
                                          <a:prstGeom prst="rect">
                                            <a:avLst/>
                                          </a:prstGeom>
                                          <a:noFill/>
                                          <a:ln>
                                            <a:noFill/>
                                          </a:ln>
                                        </pic:spPr>
                                      </pic:pic>
                                    </a:graphicData>
                                  </a:graphic>
                                </wp:inline>
                              </w:drawing>
                            </w:r>
                          </w:p>
                          <w:p w14:paraId="62D264AE" w14:textId="228E0860" w:rsidR="003B3FB7" w:rsidRPr="00525922" w:rsidRDefault="003B3FB7" w:rsidP="00E93EF8">
                            <w:pPr>
                              <w:spacing w:line="360" w:lineRule="auto"/>
                              <w:jc w:val="center"/>
                              <w:rPr>
                                <w:rFonts w:eastAsia="Arial"/>
                                <w:i/>
                                <w:szCs w:val="24"/>
                              </w:rPr>
                            </w:pPr>
                            <w:r w:rsidRPr="0087752A">
                              <w:rPr>
                                <w:i/>
                                <w:szCs w:val="24"/>
                              </w:rPr>
                              <w:t>Fig</w:t>
                            </w:r>
                            <w:r>
                              <w:rPr>
                                <w:i/>
                                <w:szCs w:val="24"/>
                              </w:rPr>
                              <w:t>ure 5.1</w:t>
                            </w:r>
                            <w:r w:rsidRPr="0087752A">
                              <w:rPr>
                                <w:i/>
                                <w:szCs w:val="24"/>
                              </w:rPr>
                              <w:t>: Correlation Matrix between the 9 Input variables and the output Bullwhip</w:t>
                            </w:r>
                          </w:p>
                          <w:p w14:paraId="3C6D4638" w14:textId="77777777" w:rsidR="003B3FB7" w:rsidRDefault="003B3FB7" w:rsidP="00E93EF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836E0C1" id="_x0000_s1034" type="#_x0000_t202" style="position:absolute;margin-left:5.9pt;margin-top:42.3pt;width:471.6pt;height:467.7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">
                <v:textbox>
                  <w:txbxContent>
                    <w:p w14:paraId="680A00ED" w14:textId="59D360D9" w:rsidR="003B3FB7" w:rsidRDefault="003B3FB7" w:rsidP="005E52B7">
                      <w:pPr>
                        <w:jc w:val="center"/>
                      </w:pPr>
                      <w:r w:rsidRPr="0043620C">
                        <w:rPr>
                          <w:noProof/>
                          <w:lang w:eastAsia="en-IN"/>
                        </w:rPr>
                        <w:drawing>
                          <wp:inline distT="0" distB="0" distL="0" distR="0" wp14:anchorId="0AF4AFD4" wp14:editId="67058530">
                            <wp:extent cx="5086350" cy="526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5267325"/>
                                    </a:xfrm>
                                    <a:prstGeom prst="rect">
                                      <a:avLst/>
                                    </a:prstGeom>
                                    <a:noFill/>
                                    <a:ln>
                                      <a:noFill/>
                                    </a:ln>
                                  </pic:spPr>
                                </pic:pic>
                              </a:graphicData>
                            </a:graphic>
                          </wp:inline>
                        </w:drawing>
                      </w:r>
                    </w:p>
                    <w:p w14:paraId="62D264AE" w14:textId="228E0860" w:rsidR="003B3FB7" w:rsidRPr="00525922" w:rsidRDefault="003B3FB7" w:rsidP="00E93EF8">
                      <w:pPr>
                        <w:spacing w:line="360" w:lineRule="auto"/>
                        <w:jc w:val="center"/>
                        <w:rPr>
                          <w:rFonts w:eastAsia="Arial"/>
                          <w:i/>
                          <w:szCs w:val="24"/>
                        </w:rPr>
                      </w:pPr>
                      <w:r w:rsidRPr="0087752A">
                        <w:rPr>
                          <w:i/>
                          <w:szCs w:val="24"/>
                        </w:rPr>
                        <w:t>Fig</w:t>
                      </w:r>
                      <w:r>
                        <w:rPr>
                          <w:i/>
                          <w:szCs w:val="24"/>
                        </w:rPr>
                        <w:t>ure 5.1</w:t>
                      </w:r>
                      <w:r w:rsidRPr="0087752A">
                        <w:rPr>
                          <w:i/>
                          <w:szCs w:val="24"/>
                        </w:rPr>
                        <w:t>: Correlation Matrix between the 9 Input variables and the output Bullwhip</w:t>
                      </w:r>
                    </w:p>
                    <w:p w14:paraId="3C6D4638" w14:textId="77777777" w:rsidR="003B3FB7" w:rsidRDefault="003B3FB7" w:rsidP="00E93EF8"/>
                  </w:txbxContent>
                </v:textbox>
                <w10:wrap type="square"/>
              </v:shape>
            </w:pict>
          </mc:Fallback>
        </mc:AlternateContent>
      </w:r>
    </w:p>
    <w:p w14:paraId="1A3DD485" w14:textId="192C1BCD" w:rsidR="00B74C3B" w:rsidRPr="000C1A67" w:rsidRDefault="00E93EF8" w:rsidP="00212135">
      <w:pPr>
        <w:rPr>
          <w:rFonts w:ascii="Times New Roman" w:hAnsi="Times New Roman" w:cs="Times New Roman"/>
          <w:b/>
          <w:bCs/>
          <w:szCs w:val="24"/>
        </w:rPr>
      </w:pPr>
      <w:bookmarkStart w:id="4" w:name="_5k9fy3q0614l"/>
      <w:bookmarkStart w:id="5" w:name="_rsy3j4363jrw"/>
      <w:bookmarkStart w:id="6" w:name="_c6jn4y8hgvgi"/>
      <w:bookmarkStart w:id="7" w:name="_nyf24477zvtf"/>
      <w:bookmarkStart w:id="8" w:name="_ndkqjlunjk85"/>
      <w:bookmarkStart w:id="9" w:name="_4q9k2qrsfvxi"/>
      <w:bookmarkStart w:id="10" w:name="_57bocvj9gil"/>
      <w:bookmarkStart w:id="11" w:name="_n0ll15n8kkh"/>
      <w:bookmarkEnd w:id="4"/>
      <w:bookmarkEnd w:id="5"/>
      <w:bookmarkEnd w:id="6"/>
      <w:bookmarkEnd w:id="7"/>
      <w:bookmarkEnd w:id="8"/>
      <w:bookmarkEnd w:id="9"/>
      <w:bookmarkEnd w:id="10"/>
      <w:bookmarkEnd w:id="11"/>
      <w:r w:rsidRPr="000C1A67">
        <w:rPr>
          <w:rFonts w:ascii="Times New Roman" w:hAnsi="Times New Roman" w:cs="Times New Roman"/>
          <w:b/>
          <w:bCs/>
          <w:szCs w:val="24"/>
        </w:rPr>
        <w:br w:type="page"/>
      </w:r>
    </w:p>
    <w:p w14:paraId="3DC6C2B5" w14:textId="78EC2DC9" w:rsidR="00B74C3B" w:rsidRPr="000C1A67" w:rsidRDefault="00B74C3B" w:rsidP="0056222C">
      <w:pPr>
        <w:spacing w:line="480" w:lineRule="auto"/>
        <w:jc w:val="center"/>
        <w:rPr>
          <w:rFonts w:ascii="Times New Roman" w:hAnsi="Times New Roman" w:cs="Times New Roman"/>
          <w:b/>
          <w:sz w:val="24"/>
          <w:szCs w:val="24"/>
        </w:rPr>
      </w:pPr>
      <w:r w:rsidRPr="000C1A67">
        <w:rPr>
          <w:rFonts w:ascii="Times New Roman" w:hAnsi="Times New Roman" w:cs="Times New Roman"/>
          <w:b/>
          <w:sz w:val="24"/>
          <w:szCs w:val="24"/>
        </w:rPr>
        <w:lastRenderedPageBreak/>
        <w:t>CHAPTER 6 CONCLUSIONS AND FUTURE SCOPE</w:t>
      </w:r>
    </w:p>
    <w:p w14:paraId="79AAF6AE" w14:textId="39D9F49B" w:rsidR="00E93EF8" w:rsidRPr="000C1A67" w:rsidRDefault="002447ED" w:rsidP="00B74C3B">
      <w:pPr>
        <w:autoSpaceDE w:val="0"/>
        <w:autoSpaceDN w:val="0"/>
        <w:spacing w:before="120"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6.1 </w:t>
      </w:r>
      <w:r w:rsidR="005E52B7" w:rsidRPr="000C1A67">
        <w:rPr>
          <w:rFonts w:ascii="Times New Roman" w:hAnsi="Times New Roman" w:cs="Times New Roman"/>
          <w:b/>
          <w:bCs/>
          <w:sz w:val="24"/>
          <w:szCs w:val="24"/>
        </w:rPr>
        <w:t>C</w:t>
      </w:r>
      <w:r>
        <w:rPr>
          <w:rFonts w:ascii="Times New Roman" w:hAnsi="Times New Roman" w:cs="Times New Roman"/>
          <w:b/>
          <w:bCs/>
          <w:sz w:val="24"/>
          <w:szCs w:val="24"/>
        </w:rPr>
        <w:t>ONCLUSION</w:t>
      </w:r>
    </w:p>
    <w:p w14:paraId="0D429416" w14:textId="245D8F45" w:rsidR="00787907" w:rsidRPr="000C1A67" w:rsidRDefault="00787907" w:rsidP="00EC1BD2">
      <w:pPr>
        <w:spacing w:line="360" w:lineRule="auto"/>
        <w:ind w:firstLine="720"/>
        <w:jc w:val="both"/>
        <w:rPr>
          <w:rFonts w:ascii="Times New Roman" w:hAnsi="Times New Roman" w:cs="Times New Roman"/>
          <w:sz w:val="24"/>
          <w:szCs w:val="24"/>
          <w:lang w:val="en-US"/>
        </w:rPr>
      </w:pPr>
      <w:r w:rsidRPr="000C1A67">
        <w:rPr>
          <w:rFonts w:ascii="Times New Roman" w:hAnsi="Times New Roman" w:cs="Times New Roman"/>
          <w:sz w:val="24"/>
          <w:szCs w:val="24"/>
          <w:lang w:val="en-US"/>
        </w:rPr>
        <w:t>The paper’s objective was to model a 4-Stage supply chain, measure the bullwhip effect, understand its underlying causes and possible solutions and model a prediction artificial intelligence algorithm. The Bullwhip effect in supply chains is majorly caused due to demand forecasting, price fluctuation, gaming during shortage and order batching.</w:t>
      </w:r>
      <w:r w:rsidR="0000160A">
        <w:rPr>
          <w:rFonts w:ascii="Times New Roman" w:hAnsi="Times New Roman" w:cs="Times New Roman"/>
          <w:sz w:val="24"/>
          <w:szCs w:val="24"/>
          <w:lang w:val="en-US"/>
        </w:rPr>
        <w:t xml:space="preserve"> </w:t>
      </w:r>
      <w:r w:rsidRPr="000C1A67">
        <w:rPr>
          <w:rFonts w:ascii="Times New Roman" w:hAnsi="Times New Roman" w:cs="Times New Roman"/>
          <w:sz w:val="24"/>
          <w:szCs w:val="24"/>
          <w:lang w:val="en-US"/>
        </w:rPr>
        <w:t xml:space="preserve">One proposed solution to the problem can be integration of the entire supply chain with time constraint information sharing. However this is not favourable as the various stages of the supply chain have diverse </w:t>
      </w:r>
      <w:r w:rsidR="0000160A" w:rsidRPr="000C1A67">
        <w:rPr>
          <w:rFonts w:ascii="Times New Roman" w:hAnsi="Times New Roman" w:cs="Times New Roman"/>
          <w:sz w:val="24"/>
          <w:szCs w:val="24"/>
          <w:lang w:val="en-US"/>
        </w:rPr>
        <w:t>organizational</w:t>
      </w:r>
      <w:r w:rsidRPr="000C1A67">
        <w:rPr>
          <w:rFonts w:ascii="Times New Roman" w:hAnsi="Times New Roman" w:cs="Times New Roman"/>
          <w:sz w:val="24"/>
          <w:szCs w:val="24"/>
          <w:lang w:val="en-US"/>
        </w:rPr>
        <w:t xml:space="preserve"> goals. More over in competitive markets, data theft is a serious concern. New demand forecasting techniques such as ANN, Fuzzy Logic, and Genetic algorithms can be used to forecast the demand with higher accuracy in the absence of supply chain integration. The artificial  intelligence  technique, artificial  neural  network  forecasts  accuracy  is better  than  the  traditional  approaches (Prakash et al 2014). We concluded that the advanced demand forecasting techniques which use regressors and perform poorly with multi collinearity must not be used to predict the bullwhip effect. Algorithms which use the </w:t>
      </w:r>
      <w:r w:rsidRPr="003D746B">
        <w:rPr>
          <w:rFonts w:ascii="Times New Roman" w:hAnsi="Times New Roman" w:cs="Times New Roman"/>
          <w:sz w:val="24"/>
          <w:szCs w:val="24"/>
          <w:lang w:val="en-US"/>
        </w:rPr>
        <w:t>projection of the data points such as KNN algorithms are effective for its prediction (Rinkaj Goyal et al 2014).</w:t>
      </w:r>
      <w:r w:rsidRPr="000C1A67">
        <w:rPr>
          <w:rFonts w:ascii="Times New Roman" w:hAnsi="Times New Roman" w:cs="Times New Roman"/>
          <w:sz w:val="24"/>
          <w:szCs w:val="24"/>
          <w:lang w:val="en-US"/>
        </w:rPr>
        <w:t xml:space="preserve"> </w:t>
      </w:r>
    </w:p>
    <w:p w14:paraId="4E37B5C1" w14:textId="7EB678BA" w:rsidR="00787907" w:rsidRPr="000C1A67" w:rsidRDefault="002447ED" w:rsidP="00787907">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t>6.2 FUTURE SCOPE</w:t>
      </w:r>
    </w:p>
    <w:p w14:paraId="08FA669B" w14:textId="312266CB" w:rsidR="00787907" w:rsidRPr="000C1A67" w:rsidRDefault="00787907" w:rsidP="00EC1BD2">
      <w:pPr>
        <w:spacing w:line="360" w:lineRule="auto"/>
        <w:ind w:firstLine="720"/>
        <w:jc w:val="both"/>
        <w:rPr>
          <w:rFonts w:ascii="Times New Roman" w:hAnsi="Times New Roman" w:cs="Times New Roman"/>
          <w:sz w:val="24"/>
          <w:szCs w:val="24"/>
          <w:lang w:val="en-US"/>
        </w:rPr>
      </w:pPr>
      <w:r w:rsidRPr="000C1A67">
        <w:rPr>
          <w:rFonts w:ascii="Times New Roman" w:hAnsi="Times New Roman" w:cs="Times New Roman"/>
          <w:sz w:val="24"/>
          <w:szCs w:val="24"/>
          <w:lang w:val="en-US"/>
        </w:rPr>
        <w:t xml:space="preserve">Future research could be aimed at exploring algorithms which handle high degrees of collinearity. Moreover, research with a larger dataset can also be conducted to verify the results of this </w:t>
      </w:r>
      <w:r w:rsidR="0000160A" w:rsidRPr="000C1A67">
        <w:rPr>
          <w:rFonts w:ascii="Times New Roman" w:hAnsi="Times New Roman" w:cs="Times New Roman"/>
          <w:sz w:val="24"/>
          <w:szCs w:val="24"/>
          <w:lang w:val="en-US"/>
        </w:rPr>
        <w:t>paper.</w:t>
      </w:r>
      <w:r w:rsidRPr="000C1A67">
        <w:rPr>
          <w:rFonts w:ascii="Times New Roman" w:hAnsi="Times New Roman" w:cs="Times New Roman"/>
          <w:sz w:val="24"/>
          <w:szCs w:val="24"/>
          <w:lang w:val="en-US"/>
        </w:rPr>
        <w:t xml:space="preserve">  The  advancement  in e-commerce and  e-business  through  internet  has  made  the supply   chain   system   more   dynamic   and requires  JIT  approach.  Further  work  can  be carried  out  to  investigate  how  e-commerce affects  the  demand  amplification  and  create satisfied customers.</w:t>
      </w:r>
    </w:p>
    <w:p w14:paraId="093F0D8C" w14:textId="77777777" w:rsidR="00787907" w:rsidRPr="000C1A67" w:rsidRDefault="00787907" w:rsidP="00787907">
      <w:pPr>
        <w:spacing w:line="360" w:lineRule="auto"/>
        <w:rPr>
          <w:rFonts w:ascii="Times New Roman" w:hAnsi="Times New Roman" w:cs="Times New Roman"/>
          <w:sz w:val="24"/>
          <w:szCs w:val="24"/>
          <w:lang w:val="en-US"/>
        </w:rPr>
      </w:pPr>
    </w:p>
    <w:p w14:paraId="0562A245" w14:textId="77777777" w:rsidR="00487436" w:rsidRDefault="00E93EF8" w:rsidP="00487436">
      <w:pPr>
        <w:spacing w:line="480" w:lineRule="auto"/>
        <w:jc w:val="center"/>
        <w:rPr>
          <w:rFonts w:ascii="Times New Roman" w:hAnsi="Times New Roman" w:cs="Times New Roman"/>
          <w:b/>
          <w:sz w:val="24"/>
          <w:szCs w:val="24"/>
        </w:rPr>
      </w:pPr>
      <w:r w:rsidRPr="000C1A67">
        <w:rPr>
          <w:rFonts w:ascii="Times New Roman" w:hAnsi="Times New Roman" w:cs="Times New Roman"/>
          <w:sz w:val="24"/>
          <w:szCs w:val="24"/>
        </w:rPr>
        <w:br w:type="page"/>
      </w:r>
      <w:r w:rsidR="00487436">
        <w:rPr>
          <w:rFonts w:ascii="Times New Roman" w:hAnsi="Times New Roman" w:cs="Times New Roman"/>
          <w:b/>
          <w:sz w:val="24"/>
          <w:szCs w:val="24"/>
        </w:rPr>
        <w:lastRenderedPageBreak/>
        <w:t>Appendix 1</w:t>
      </w:r>
    </w:p>
    <w:p w14:paraId="33F7DD5A" w14:textId="77777777" w:rsidR="00487436" w:rsidRDefault="00487436" w:rsidP="00487436">
      <w:pPr>
        <w:spacing w:line="480" w:lineRule="auto"/>
        <w:jc w:val="center"/>
        <w:rPr>
          <w:rFonts w:ascii="Times New Roman" w:hAnsi="Times New Roman" w:cs="Times New Roman"/>
          <w:b/>
          <w:sz w:val="24"/>
          <w:szCs w:val="24"/>
        </w:rPr>
      </w:pPr>
      <w:r>
        <w:rPr>
          <w:rFonts w:ascii="Times New Roman" w:hAnsi="Times New Roman" w:cs="Times New Roman"/>
          <w:b/>
          <w:sz w:val="24"/>
          <w:szCs w:val="24"/>
        </w:rPr>
        <w:t>Code for implemented Machine Learning Algorithms</w:t>
      </w:r>
    </w:p>
    <w:p w14:paraId="46F38695" w14:textId="77777777" w:rsidR="00487436" w:rsidRDefault="00487436" w:rsidP="00487436">
      <w:pPr>
        <w:spacing w:line="480" w:lineRule="auto"/>
        <w:rPr>
          <w:noProof/>
        </w:rPr>
      </w:pPr>
      <w:r>
        <w:rPr>
          <w:noProof/>
          <w:lang w:eastAsia="en-IN"/>
        </w:rPr>
        <w:drawing>
          <wp:inline distT="0" distB="0" distL="0" distR="0" wp14:anchorId="01283AFF" wp14:editId="7F6BF930">
            <wp:extent cx="5935374" cy="743494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6175" t="15363" r="53025" b="16046"/>
                    <a:stretch/>
                  </pic:blipFill>
                  <pic:spPr bwMode="auto">
                    <a:xfrm>
                      <a:off x="0" y="0"/>
                      <a:ext cx="5959332" cy="7464954"/>
                    </a:xfrm>
                    <a:prstGeom prst="rect">
                      <a:avLst/>
                    </a:prstGeom>
                    <a:ln>
                      <a:noFill/>
                    </a:ln>
                    <a:extLst>
                      <a:ext uri="{53640926-AAD7-44D8-BBD7-CCE9431645EC}">
                        <a14:shadowObscured xmlns:a14="http://schemas.microsoft.com/office/drawing/2010/main"/>
                      </a:ext>
                    </a:extLst>
                  </pic:spPr>
                </pic:pic>
              </a:graphicData>
            </a:graphic>
          </wp:inline>
        </w:drawing>
      </w:r>
    </w:p>
    <w:p w14:paraId="077EE783" w14:textId="77777777" w:rsidR="00487436" w:rsidRDefault="00487436" w:rsidP="00487436">
      <w:pPr>
        <w:spacing w:line="480" w:lineRule="auto"/>
        <w:rPr>
          <w:noProof/>
        </w:rPr>
      </w:pPr>
    </w:p>
    <w:p w14:paraId="2A8436DA" w14:textId="77777777" w:rsidR="00487436" w:rsidRPr="00550D29" w:rsidRDefault="00487436" w:rsidP="00487436">
      <w:pPr>
        <w:spacing w:line="480" w:lineRule="auto"/>
        <w:rPr>
          <w:rFonts w:ascii="Times New Roman" w:hAnsi="Times New Roman" w:cs="Times New Roman"/>
          <w:b/>
          <w:sz w:val="24"/>
          <w:szCs w:val="24"/>
        </w:rPr>
      </w:pPr>
      <w:r>
        <w:rPr>
          <w:noProof/>
          <w:lang w:eastAsia="en-IN"/>
        </w:rPr>
        <w:lastRenderedPageBreak/>
        <w:drawing>
          <wp:inline distT="0" distB="0" distL="0" distR="0" wp14:anchorId="6C43A6BF" wp14:editId="7A60EC16">
            <wp:extent cx="6234729" cy="754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748" t="15167" r="20119" b="17865"/>
                    <a:stretch/>
                  </pic:blipFill>
                  <pic:spPr bwMode="auto">
                    <a:xfrm>
                      <a:off x="0" y="0"/>
                      <a:ext cx="6247537" cy="7559297"/>
                    </a:xfrm>
                    <a:prstGeom prst="rect">
                      <a:avLst/>
                    </a:prstGeom>
                    <a:ln>
                      <a:noFill/>
                    </a:ln>
                    <a:extLst>
                      <a:ext uri="{53640926-AAD7-44D8-BBD7-CCE9431645EC}">
                        <a14:shadowObscured xmlns:a14="http://schemas.microsoft.com/office/drawing/2010/main"/>
                      </a:ext>
                    </a:extLst>
                  </pic:spPr>
                </pic:pic>
              </a:graphicData>
            </a:graphic>
          </wp:inline>
        </w:drawing>
      </w:r>
    </w:p>
    <w:p w14:paraId="2D390DC2" w14:textId="77777777" w:rsidR="00487436" w:rsidRDefault="00487436" w:rsidP="00487436">
      <w:pPr>
        <w:rPr>
          <w:szCs w:val="24"/>
        </w:rPr>
      </w:pPr>
      <w:r>
        <w:rPr>
          <w:szCs w:val="24"/>
        </w:rPr>
        <w:br w:type="page"/>
      </w:r>
      <w:r>
        <w:rPr>
          <w:noProof/>
          <w:lang w:eastAsia="en-IN"/>
        </w:rPr>
        <w:lastRenderedPageBreak/>
        <w:drawing>
          <wp:inline distT="0" distB="0" distL="0" distR="0" wp14:anchorId="734E0E30" wp14:editId="14832D91">
            <wp:extent cx="5703570" cy="45066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7093" t="14803" r="52360" b="42287"/>
                    <a:stretch/>
                  </pic:blipFill>
                  <pic:spPr bwMode="auto">
                    <a:xfrm>
                      <a:off x="0" y="0"/>
                      <a:ext cx="5729209" cy="4526945"/>
                    </a:xfrm>
                    <a:prstGeom prst="rect">
                      <a:avLst/>
                    </a:prstGeom>
                    <a:ln>
                      <a:noFill/>
                    </a:ln>
                    <a:extLst>
                      <a:ext uri="{53640926-AAD7-44D8-BBD7-CCE9431645EC}">
                        <a14:shadowObscured xmlns:a14="http://schemas.microsoft.com/office/drawing/2010/main"/>
                      </a:ext>
                    </a:extLst>
                  </pic:spPr>
                </pic:pic>
              </a:graphicData>
            </a:graphic>
          </wp:inline>
        </w:drawing>
      </w:r>
    </w:p>
    <w:p w14:paraId="587C5361" w14:textId="77777777" w:rsidR="00487436" w:rsidRDefault="00487436">
      <w:pPr>
        <w:rPr>
          <w:rFonts w:ascii="Times New Roman" w:hAnsi="Times New Roman" w:cs="Times New Roman"/>
          <w:b/>
          <w:sz w:val="24"/>
          <w:szCs w:val="24"/>
        </w:rPr>
      </w:pPr>
      <w:r>
        <w:rPr>
          <w:rFonts w:ascii="Times New Roman" w:hAnsi="Times New Roman" w:cs="Times New Roman"/>
          <w:b/>
          <w:sz w:val="24"/>
          <w:szCs w:val="24"/>
        </w:rPr>
        <w:br w:type="page"/>
      </w:r>
    </w:p>
    <w:p w14:paraId="7730DB73" w14:textId="7B6B2521" w:rsidR="00E93EF8" w:rsidRPr="000C1A67" w:rsidRDefault="00E93EF8" w:rsidP="00212135">
      <w:pPr>
        <w:rPr>
          <w:rFonts w:ascii="Times New Roman" w:hAnsi="Times New Roman" w:cs="Times New Roman"/>
          <w:sz w:val="24"/>
          <w:szCs w:val="24"/>
        </w:rPr>
      </w:pPr>
      <w:r w:rsidRPr="000C1A67">
        <w:rPr>
          <w:rFonts w:ascii="Times New Roman" w:hAnsi="Times New Roman" w:cs="Times New Roman"/>
          <w:b/>
          <w:sz w:val="24"/>
          <w:szCs w:val="24"/>
        </w:rPr>
        <w:lastRenderedPageBreak/>
        <w:t>REFERENCES</w:t>
      </w:r>
    </w:p>
    <w:p w14:paraId="520A1980" w14:textId="77777777" w:rsidR="00F2032E" w:rsidRPr="00795298" w:rsidRDefault="00F2032E" w:rsidP="0070380C">
      <w:pPr>
        <w:pStyle w:val="NormalWeb"/>
        <w:numPr>
          <w:ilvl w:val="0"/>
          <w:numId w:val="7"/>
        </w:numPr>
        <w:spacing w:line="360" w:lineRule="auto"/>
        <w:jc w:val="both"/>
      </w:pPr>
      <w:r w:rsidRPr="00795298">
        <w:t xml:space="preserve">Amin-Naseri MR, Tabur BR. Neural network approach to lumpy demand forecasting for spare parts in process industries. Proceedings of the IEEE International Conference on Computer and Communication Engineering. May 13–15, 2008, Kuala Lumpur, Malaysia. 1378–1382p. 978-1-4244-1692-9/08, </w:t>
      </w:r>
    </w:p>
    <w:p w14:paraId="6881262E"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 Bhattacharya R, Bandyopadhyay S (2011) A review of the causes of bullwhip effect in a supply chain. Int J Adv Manuf Technol 54(9–12): 1245–1261</w:t>
      </w:r>
    </w:p>
    <w:p w14:paraId="3DA29504"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Campuzano F., Mula J. (2011) Bullwhip Effect in Supply Chains. In: Supply Chain Simulation. Springer, London. </w:t>
      </w:r>
      <w:hyperlink r:id="rId33" w:history="1">
        <w:r w:rsidRPr="00795298">
          <w:rPr>
            <w:rStyle w:val="Hyperlink"/>
            <w:rFonts w:ascii="Times New Roman" w:hAnsi="Times New Roman" w:cs="Times New Roman"/>
            <w:color w:val="auto"/>
            <w:sz w:val="24"/>
            <w:szCs w:val="24"/>
            <w:u w:val="none"/>
          </w:rPr>
          <w:t>https://doi.org/10.1007/978-0-85729-719-8_3</w:t>
        </w:r>
      </w:hyperlink>
      <w:r w:rsidRPr="00795298">
        <w:rPr>
          <w:rFonts w:ascii="Times New Roman" w:hAnsi="Times New Roman" w:cs="Times New Roman"/>
          <w:sz w:val="24"/>
          <w:szCs w:val="24"/>
        </w:rPr>
        <w:t>.</w:t>
      </w:r>
    </w:p>
    <w:p w14:paraId="213BA048"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Chen, F., Drezner, Z., Ryan, J., &amp; Simchi-Levi, D. (2000). Quantifying the Bullwhip Effect in a Simple Supply Chain: The Impact of Forecasting, Lead Times, and Information. </w:t>
      </w:r>
      <w:r w:rsidRPr="00795298">
        <w:rPr>
          <w:rFonts w:ascii="Times New Roman" w:hAnsi="Times New Roman" w:cs="Times New Roman"/>
          <w:i/>
          <w:iCs/>
          <w:sz w:val="24"/>
          <w:szCs w:val="24"/>
        </w:rPr>
        <w:t>Management Science,</w:t>
      </w:r>
      <w:r w:rsidRPr="00795298">
        <w:rPr>
          <w:rFonts w:ascii="Times New Roman" w:hAnsi="Times New Roman" w:cs="Times New Roman"/>
          <w:sz w:val="24"/>
          <w:szCs w:val="24"/>
        </w:rPr>
        <w:t> </w:t>
      </w:r>
      <w:r w:rsidRPr="00795298">
        <w:rPr>
          <w:rFonts w:ascii="Times New Roman" w:hAnsi="Times New Roman" w:cs="Times New Roman"/>
          <w:i/>
          <w:iCs/>
          <w:sz w:val="24"/>
          <w:szCs w:val="24"/>
        </w:rPr>
        <w:t>46</w:t>
      </w:r>
      <w:r w:rsidRPr="00795298">
        <w:rPr>
          <w:rFonts w:ascii="Times New Roman" w:hAnsi="Times New Roman" w:cs="Times New Roman"/>
          <w:sz w:val="24"/>
          <w:szCs w:val="24"/>
        </w:rPr>
        <w:t>(3), 436-443.</w:t>
      </w:r>
    </w:p>
    <w:p w14:paraId="0780BE3B"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Ciancimino E, Cannella S, Bruccoleri M, Framinan JM (2012) On the bullwhip avoidance phase: the synchronized supply chain. Eur J Oper Res 221(1):49–63 </w:t>
      </w:r>
    </w:p>
    <w:p w14:paraId="710E8944"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D.R. Towill, A. Del Vecchio, Application of filter theory to the study of supply chain dynamics. Prod. Plan. Control. </w:t>
      </w:r>
      <w:r w:rsidRPr="00795298">
        <w:rPr>
          <w:rFonts w:ascii="Times New Roman" w:hAnsi="Times New Roman" w:cs="Times New Roman"/>
          <w:b/>
          <w:bCs/>
          <w:sz w:val="24"/>
          <w:szCs w:val="24"/>
        </w:rPr>
        <w:t>5</w:t>
      </w:r>
      <w:r w:rsidRPr="00795298">
        <w:rPr>
          <w:rFonts w:ascii="Times New Roman" w:hAnsi="Times New Roman" w:cs="Times New Roman"/>
          <w:sz w:val="24"/>
          <w:szCs w:val="24"/>
        </w:rPr>
        <w:t>, 82–96 (1994)</w:t>
      </w:r>
    </w:p>
    <w:p w14:paraId="55B4D982"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Disney SM, Towill DR (2003) Vendor-managed inventory and bull- whip reduction in a two-level supply chain. Int J Oper Prod Manag 23(6):625–651</w:t>
      </w:r>
    </w:p>
    <w:p w14:paraId="160927F8"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Forrester JW (1958) Industrial dynamics—a major breakthrough for decision makers. Harv Bus Rev </w:t>
      </w:r>
      <w:r w:rsidRPr="00795298">
        <w:rPr>
          <w:rFonts w:ascii="Times New Roman" w:hAnsi="Times New Roman" w:cs="Times New Roman"/>
          <w:sz w:val="24"/>
          <w:szCs w:val="24"/>
        </w:rPr>
        <w:tab/>
        <w:t xml:space="preserve">36(4):37–66 </w:t>
      </w:r>
    </w:p>
    <w:p w14:paraId="784F2377" w14:textId="77777777" w:rsidR="00F2032E" w:rsidRPr="00795298" w:rsidRDefault="00F2032E" w:rsidP="0070380C">
      <w:pPr>
        <w:pStyle w:val="NormalWeb"/>
        <w:numPr>
          <w:ilvl w:val="0"/>
          <w:numId w:val="7"/>
        </w:numPr>
        <w:spacing w:line="360" w:lineRule="auto"/>
        <w:jc w:val="both"/>
      </w:pPr>
      <w:r w:rsidRPr="00795298">
        <w:t>Forrester JW. Industrial Dynamics. The M.I.T. Press. 1961.</w:t>
      </w:r>
    </w:p>
    <w:p w14:paraId="0F108C49" w14:textId="77777777" w:rsidR="00F2032E" w:rsidRPr="00F2032E" w:rsidRDefault="00D77D06" w:rsidP="00F2032E">
      <w:pPr>
        <w:pStyle w:val="ListParagraph"/>
        <w:numPr>
          <w:ilvl w:val="0"/>
          <w:numId w:val="7"/>
        </w:numPr>
        <w:shd w:val="clear" w:color="auto" w:fill="FAFAFA"/>
        <w:spacing w:line="360" w:lineRule="auto"/>
        <w:jc w:val="both"/>
        <w:rPr>
          <w:rFonts w:ascii="Times New Roman" w:hAnsi="Times New Roman" w:cs="Times New Roman"/>
          <w:sz w:val="24"/>
          <w:szCs w:val="24"/>
        </w:rPr>
      </w:pPr>
      <w:hyperlink r:id="rId34" w:history="1">
        <w:r w:rsidR="00F2032E" w:rsidRPr="00795298">
          <w:rPr>
            <w:rStyle w:val="Hyperlink"/>
            <w:rFonts w:ascii="Times New Roman" w:hAnsi="Times New Roman" w:cs="Times New Roman"/>
            <w:color w:val="auto"/>
            <w:sz w:val="24"/>
            <w:szCs w:val="24"/>
            <w:u w:val="none"/>
          </w:rPr>
          <w:t>Hau L. Lee</w:t>
        </w:r>
      </w:hyperlink>
      <w:r w:rsidR="00F2032E" w:rsidRPr="00795298">
        <w:rPr>
          <w:rFonts w:ascii="Times New Roman" w:hAnsi="Times New Roman" w:cs="Times New Roman"/>
          <w:sz w:val="24"/>
          <w:szCs w:val="24"/>
        </w:rPr>
        <w:t>, </w:t>
      </w:r>
      <w:hyperlink r:id="rId35" w:history="1">
        <w:r w:rsidR="00F2032E" w:rsidRPr="00795298">
          <w:rPr>
            <w:rStyle w:val="Hyperlink"/>
            <w:rFonts w:ascii="Times New Roman" w:hAnsi="Times New Roman" w:cs="Times New Roman"/>
            <w:color w:val="auto"/>
            <w:sz w:val="24"/>
            <w:szCs w:val="24"/>
            <w:u w:val="none"/>
          </w:rPr>
          <w:t>V. Padmanabhan</w:t>
        </w:r>
      </w:hyperlink>
      <w:r w:rsidR="00F2032E" w:rsidRPr="00795298">
        <w:rPr>
          <w:rFonts w:ascii="Times New Roman" w:hAnsi="Times New Roman" w:cs="Times New Roman"/>
          <w:sz w:val="24"/>
          <w:szCs w:val="24"/>
        </w:rPr>
        <w:t>, </w:t>
      </w:r>
      <w:hyperlink r:id="rId36" w:history="1">
        <w:r w:rsidR="00F2032E" w:rsidRPr="00795298">
          <w:rPr>
            <w:rStyle w:val="Hyperlink"/>
            <w:rFonts w:ascii="Times New Roman" w:hAnsi="Times New Roman" w:cs="Times New Roman"/>
            <w:color w:val="auto"/>
            <w:sz w:val="24"/>
            <w:szCs w:val="24"/>
            <w:u w:val="none"/>
          </w:rPr>
          <w:t>Seungjin Whang</w:t>
        </w:r>
      </w:hyperlink>
      <w:r w:rsidR="00F2032E" w:rsidRPr="00795298">
        <w:rPr>
          <w:rFonts w:ascii="Times New Roman" w:hAnsi="Times New Roman" w:cs="Times New Roman"/>
          <w:sz w:val="24"/>
          <w:szCs w:val="24"/>
        </w:rPr>
        <w:t>, Information Distortion in a Supply Chain: The Bullwhip Effect. Management Science 43 (4) 546-558</w:t>
      </w:r>
      <w:r w:rsidR="00F2032E">
        <w:rPr>
          <w:rFonts w:ascii="Times New Roman" w:hAnsi="Times New Roman" w:cs="Times New Roman"/>
          <w:sz w:val="24"/>
          <w:szCs w:val="24"/>
        </w:rPr>
        <w:t xml:space="preserve"> </w:t>
      </w:r>
      <w:r w:rsidR="00F2032E" w:rsidRPr="00F2032E">
        <w:rPr>
          <w:rFonts w:ascii="Times New Roman" w:hAnsi="Times New Roman" w:cs="Times New Roman"/>
          <w:sz w:val="24"/>
          <w:szCs w:val="24"/>
        </w:rPr>
        <w:t xml:space="preserve">[doi: </w:t>
      </w:r>
      <w:hyperlink r:id="rId37" w:history="1">
        <w:r w:rsidR="00F2032E" w:rsidRPr="00F2032E">
          <w:rPr>
            <w:rStyle w:val="Hyperlink"/>
            <w:rFonts w:ascii="Times New Roman" w:hAnsi="Times New Roman" w:cs="Times New Roman"/>
            <w:color w:val="auto"/>
            <w:sz w:val="24"/>
            <w:szCs w:val="24"/>
            <w:u w:val="none"/>
            <w:shd w:val="clear" w:color="auto" w:fill="FAFAFA"/>
          </w:rPr>
          <w:t>https://doi.org/10.1287/mnsc.43.4.546</w:t>
        </w:r>
      </w:hyperlink>
      <w:r w:rsidR="00F2032E" w:rsidRPr="00F2032E">
        <w:rPr>
          <w:rFonts w:ascii="Times New Roman" w:hAnsi="Times New Roman" w:cs="Times New Roman"/>
          <w:sz w:val="24"/>
          <w:szCs w:val="24"/>
        </w:rPr>
        <w:t xml:space="preserve"> }</w:t>
      </w:r>
    </w:p>
    <w:p w14:paraId="08E29055"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Hussain M, Drake PR, Lee DM (2012) Quantifying the impact of a supply chain’s design parameters on the bullwhip effect using simu- lation and Taguchi design of experiments. Int J Phys Distrib Logist Manag 42(10):947–968 </w:t>
      </w:r>
    </w:p>
    <w:p w14:paraId="76C7CF1D" w14:textId="77777777" w:rsidR="00F2032E" w:rsidRPr="00795298" w:rsidRDefault="00F2032E" w:rsidP="0070380C">
      <w:pPr>
        <w:numPr>
          <w:ilvl w:val="0"/>
          <w:numId w:val="7"/>
        </w:numPr>
        <w:autoSpaceDE w:val="0"/>
        <w:autoSpaceDN w:val="0"/>
        <w:spacing w:before="120"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Il-Gyo Chong, Chi-Hyuck Jun, Performance of some variable selection methods when multicollinearity is present, Chemometrics and Intelligent Laboratory Systems, Volume 78, Issues 1–2, 2005, Pages 103-112, ISSN 0169-7439, </w:t>
      </w:r>
      <w:hyperlink r:id="rId38" w:history="1">
        <w:r w:rsidRPr="00795298">
          <w:rPr>
            <w:rStyle w:val="Hyperlink"/>
            <w:rFonts w:ascii="Times New Roman" w:hAnsi="Times New Roman" w:cs="Times New Roman"/>
            <w:color w:val="auto"/>
            <w:sz w:val="24"/>
            <w:szCs w:val="24"/>
            <w:u w:val="none"/>
          </w:rPr>
          <w:t>https://doi.org/10.1016/j.chemolab.2004.12.011</w:t>
        </w:r>
      </w:hyperlink>
    </w:p>
    <w:p w14:paraId="6A617B40"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lastRenderedPageBreak/>
        <w:t xml:space="preserve">Jaipuria S, Mahapatra SS (2014) An improved demand forecasting method to reduce bullwhip effect in supply chains. Expert Syst Appl 41(5):2395–2408 </w:t>
      </w:r>
    </w:p>
    <w:p w14:paraId="38C23FDC" w14:textId="77777777" w:rsidR="00F2032E" w:rsidRPr="00795298" w:rsidRDefault="00F2032E" w:rsidP="00795298">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Javier Arroyo, Carlos Maté, Forecasting histogram time series with k-nearest neighbours methods, International Journal of Forecasting, Volume 25, Issue 1, 2009, Pages 192-207, ISSN 0169-2070, [ </w:t>
      </w:r>
      <w:hyperlink r:id="rId39" w:history="1">
        <w:r w:rsidRPr="00795298">
          <w:rPr>
            <w:rStyle w:val="Hyperlink"/>
            <w:rFonts w:ascii="Times New Roman" w:hAnsi="Times New Roman" w:cs="Times New Roman"/>
            <w:sz w:val="24"/>
            <w:szCs w:val="24"/>
          </w:rPr>
          <w:t>https://doi.org/10.1016/j.ijforecast.2008.07.003</w:t>
        </w:r>
      </w:hyperlink>
      <w:r w:rsidRPr="00795298">
        <w:rPr>
          <w:rFonts w:ascii="Times New Roman" w:hAnsi="Times New Roman" w:cs="Times New Roman"/>
          <w:sz w:val="24"/>
          <w:szCs w:val="24"/>
        </w:rPr>
        <w:t>.</w:t>
      </w:r>
      <w:r>
        <w:rPr>
          <w:rFonts w:ascii="Times New Roman" w:hAnsi="Times New Roman" w:cs="Times New Roman"/>
          <w:sz w:val="24"/>
          <w:szCs w:val="24"/>
        </w:rPr>
        <w:t>]</w:t>
      </w:r>
    </w:p>
    <w:p w14:paraId="0F18AD32" w14:textId="77777777" w:rsidR="00F2032E" w:rsidRPr="00F2032E" w:rsidRDefault="00F2032E" w:rsidP="00F2032E">
      <w:pPr>
        <w:pStyle w:val="ListParagraph"/>
        <w:numPr>
          <w:ilvl w:val="0"/>
          <w:numId w:val="7"/>
        </w:numPr>
        <w:autoSpaceDE w:val="0"/>
        <w:autoSpaceDN w:val="0"/>
        <w:adjustRightInd w:val="0"/>
        <w:spacing w:line="360" w:lineRule="auto"/>
        <w:jc w:val="both"/>
        <w:rPr>
          <w:rFonts w:ascii="Times New Roman" w:hAnsi="Times New Roman" w:cs="Times New Roman"/>
          <w:sz w:val="24"/>
          <w:szCs w:val="24"/>
          <w:lang w:val="en-US"/>
        </w:rPr>
      </w:pPr>
      <w:r w:rsidRPr="00795298">
        <w:rPr>
          <w:rFonts w:ascii="Times New Roman" w:hAnsi="Times New Roman" w:cs="Times New Roman"/>
          <w:sz w:val="24"/>
          <w:szCs w:val="24"/>
          <w:lang w:val="en-US"/>
        </w:rPr>
        <w:t>Kamil J. Mizgier, Stephan M. Wagner, Janusz A. Holyst, Modeling defaults of companies in multi-stage supply chain networks, International Journal of Production Economics, Volume 135, Issue 1, 2012, Pages 14-23, ISSN 0925-5273,</w:t>
      </w:r>
      <w:r w:rsidRPr="00F2032E">
        <w:rPr>
          <w:rFonts w:ascii="Times New Roman" w:hAnsi="Times New Roman" w:cs="Times New Roman"/>
          <w:sz w:val="24"/>
          <w:szCs w:val="24"/>
          <w:lang w:val="en-US"/>
        </w:rPr>
        <w:t xml:space="preserve"> [ https://doi.org/10.1016/j.ijpe.2010.09.022.]</w:t>
      </w:r>
    </w:p>
    <w:p w14:paraId="40B91B93"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Kim D, Lee RP (2010) Systems collaboration and strategic collabo- ration: their impacts on supply chain responsiveness and market performance. Decis Sci 41(4):955–981 </w:t>
      </w:r>
      <w:r w:rsidRPr="00795298">
        <w:rPr>
          <w:rFonts w:ascii="Times New Roman" w:eastAsia="MS Mincho" w:hAnsi="Times New Roman" w:cs="Times New Roman"/>
          <w:sz w:val="24"/>
          <w:szCs w:val="24"/>
        </w:rPr>
        <w:t> </w:t>
      </w:r>
      <w:r w:rsidRPr="00795298">
        <w:rPr>
          <w:rFonts w:ascii="Times New Roman" w:hAnsi="Times New Roman" w:cs="Times New Roman"/>
          <w:sz w:val="24"/>
          <w:szCs w:val="24"/>
        </w:rPr>
        <w:t xml:space="preserve">Disney SM, Towill DR (2003) Vendor-managed inventory and bull- whip reduction in a two-level supply chain. Int J Oper Prod Manag 23(6):625–651 </w:t>
      </w:r>
    </w:p>
    <w:p w14:paraId="1863AA06"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Lee HL, Padmanabhan V, Whang S (1997) Information distortion in a supply chain: the bullwhip effect. Manag Sci 43(4):546–558 </w:t>
      </w:r>
    </w:p>
    <w:p w14:paraId="427E76EE"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 Li C, Liu S (2013) A robust optimization approach to reduce the bullwhip effect of supply chains with vendor order placement lead time delays in an uncertain environment. Appl Math Model 37(3): 707–718 </w:t>
      </w:r>
    </w:p>
    <w:p w14:paraId="08A55EA2" w14:textId="77777777" w:rsidR="00F2032E" w:rsidRPr="00795298" w:rsidRDefault="00F2032E" w:rsidP="0070380C">
      <w:pPr>
        <w:pStyle w:val="ListParagraph"/>
        <w:numPr>
          <w:ilvl w:val="0"/>
          <w:numId w:val="7"/>
        </w:numPr>
        <w:autoSpaceDE w:val="0"/>
        <w:autoSpaceDN w:val="0"/>
        <w:adjustRightInd w:val="0"/>
        <w:spacing w:after="240" w:line="360" w:lineRule="auto"/>
        <w:jc w:val="both"/>
        <w:rPr>
          <w:rFonts w:ascii="Times New Roman" w:hAnsi="Times New Roman" w:cs="Times New Roman"/>
          <w:sz w:val="24"/>
          <w:szCs w:val="24"/>
          <w:lang w:val="en-US"/>
        </w:rPr>
      </w:pPr>
      <w:r w:rsidRPr="00795298">
        <w:rPr>
          <w:rFonts w:ascii="Times New Roman" w:hAnsi="Times New Roman" w:cs="Times New Roman"/>
          <w:sz w:val="24"/>
          <w:szCs w:val="24"/>
          <w:lang w:val="en-US"/>
        </w:rPr>
        <w:t>Martin Christopher Lynette Ryals, (1999),"Supply Chain Strategy: Its Impact on Shareholder Value", The International Journal of Logistics Management, Vol. 10 Iss 1 pp. 1 - 10</w:t>
      </w:r>
    </w:p>
    <w:p w14:paraId="4B2C1BFB" w14:textId="77777777" w:rsidR="00F2032E" w:rsidRPr="00795298" w:rsidRDefault="00F2032E" w:rsidP="0070380C">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lang w:val="en-US"/>
        </w:rPr>
        <w:t>Matteo Coppini , Chiara Rossignoli , Tommaso Rossi &amp; Fernanda Strozzi (2010) Bullwhip effect and inventory oscillations analysis using the beer game model, International Journal of Production Research, 48:13, 3943-3956, DOI: 10.1080/00207540902896204</w:t>
      </w:r>
    </w:p>
    <w:p w14:paraId="763A4FAF"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Mentzer JT, Dewitt W, Keebler JS, Min S, Nix NW, Smith CD, Zacharia ZG (2001) Defining supply chain management. J Bus Logist 22(2):1–26   </w:t>
      </w:r>
    </w:p>
    <w:p w14:paraId="360FF52B" w14:textId="77777777" w:rsidR="00F2032E" w:rsidRPr="00795298" w:rsidRDefault="00F2032E" w:rsidP="0070380C">
      <w:pPr>
        <w:pStyle w:val="NormalWeb"/>
        <w:numPr>
          <w:ilvl w:val="0"/>
          <w:numId w:val="7"/>
        </w:numPr>
        <w:spacing w:before="0" w:beforeAutospacing="0" w:after="180" w:afterAutospacing="0" w:line="360" w:lineRule="auto"/>
        <w:jc w:val="both"/>
      </w:pPr>
      <w:r w:rsidRPr="00795298">
        <w:t>O’donnell, T., Maguire, L., McIvor, R., &amp; Humphreys, P. (2006). Minimizing the bullwhip effect in a supply chain using genetic algorithms. </w:t>
      </w:r>
      <w:r w:rsidRPr="00795298">
        <w:rPr>
          <w:i/>
          <w:iCs/>
        </w:rPr>
        <w:t>International Journal Of Production Research</w:t>
      </w:r>
      <w:r w:rsidRPr="00795298">
        <w:t>, </w:t>
      </w:r>
      <w:r w:rsidRPr="00795298">
        <w:rPr>
          <w:i/>
          <w:iCs/>
        </w:rPr>
        <w:t>44</w:t>
      </w:r>
      <w:r w:rsidRPr="00795298">
        <w:t>(8), 1523-1543. [ doi: 10.1080/00207540500431347 ]</w:t>
      </w:r>
    </w:p>
    <w:p w14:paraId="1D3D518F" w14:textId="77777777" w:rsidR="00F2032E" w:rsidRPr="00795298" w:rsidRDefault="00F2032E" w:rsidP="0070380C">
      <w:pPr>
        <w:numPr>
          <w:ilvl w:val="0"/>
          <w:numId w:val="7"/>
        </w:numPr>
        <w:autoSpaceDE w:val="0"/>
        <w:autoSpaceDN w:val="0"/>
        <w:spacing w:before="120" w:after="0" w:line="360" w:lineRule="auto"/>
        <w:rPr>
          <w:rFonts w:ascii="Times New Roman" w:hAnsi="Times New Roman" w:cs="Times New Roman"/>
          <w:sz w:val="24"/>
          <w:szCs w:val="24"/>
        </w:rPr>
      </w:pPr>
      <w:r w:rsidRPr="00795298">
        <w:rPr>
          <w:rFonts w:ascii="Times New Roman" w:hAnsi="Times New Roman" w:cs="Times New Roman"/>
          <w:sz w:val="24"/>
          <w:szCs w:val="24"/>
        </w:rPr>
        <w:t>Prakash, Om &amp; Pandey, Vijay. (2014). Reducing the Bullwhip Effect in a Supply Chain Using Artificial Intelligence Technique. International Journal of Production Research. 4. 31-42.</w:t>
      </w:r>
    </w:p>
    <w:p w14:paraId="546E93BE" w14:textId="77777777" w:rsidR="00F2032E" w:rsidRPr="00795298" w:rsidRDefault="00F2032E" w:rsidP="0070380C">
      <w:pPr>
        <w:pStyle w:val="ListParagraph"/>
        <w:numPr>
          <w:ilvl w:val="0"/>
          <w:numId w:val="7"/>
        </w:numPr>
        <w:spacing w:line="360" w:lineRule="auto"/>
        <w:jc w:val="both"/>
        <w:rPr>
          <w:rFonts w:ascii="Times New Roman" w:hAnsi="Times New Roman" w:cs="Times New Roman"/>
          <w:sz w:val="24"/>
          <w:szCs w:val="24"/>
          <w:lang w:val="en-US"/>
        </w:rPr>
      </w:pPr>
      <w:r w:rsidRPr="00795298">
        <w:rPr>
          <w:rFonts w:ascii="Times New Roman" w:hAnsi="Times New Roman" w:cs="Times New Roman"/>
          <w:sz w:val="24"/>
          <w:szCs w:val="24"/>
          <w:lang w:val="en-US"/>
        </w:rPr>
        <w:lastRenderedPageBreak/>
        <w:t>Prakash, Om &amp; Pandey, Vijay. (2014). Reducing the Bullwhip Effect in a Supply Chain Using Artificial Intelligence Technique. International Journal of Production Research. 4. 31-42.</w:t>
      </w:r>
    </w:p>
    <w:p w14:paraId="3126D417" w14:textId="77777777" w:rsidR="00F2032E" w:rsidRPr="00F2032E" w:rsidRDefault="00F2032E" w:rsidP="00F2032E">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color w:val="222222"/>
          <w:sz w:val="24"/>
          <w:szCs w:val="24"/>
          <w:shd w:val="clear" w:color="auto" w:fill="FFFFFF"/>
        </w:rPr>
        <w:t>Ramchoun, H., Idrissi, M. A. J., Ghanou, Y., &amp; Ettaouil, M. (2016). Multilayer Perceptron: Architecture Optimization and Training. </w:t>
      </w:r>
      <w:r w:rsidRPr="00795298">
        <w:rPr>
          <w:rFonts w:ascii="Times New Roman" w:hAnsi="Times New Roman" w:cs="Times New Roman"/>
          <w:i/>
          <w:iCs/>
          <w:color w:val="222222"/>
          <w:sz w:val="24"/>
          <w:szCs w:val="24"/>
          <w:shd w:val="clear" w:color="auto" w:fill="FFFFFF"/>
        </w:rPr>
        <w:t>IJIMAI</w:t>
      </w:r>
      <w:r w:rsidRPr="00795298">
        <w:rPr>
          <w:rFonts w:ascii="Times New Roman" w:hAnsi="Times New Roman" w:cs="Times New Roman"/>
          <w:color w:val="222222"/>
          <w:sz w:val="24"/>
          <w:szCs w:val="24"/>
          <w:shd w:val="clear" w:color="auto" w:fill="FFFFFF"/>
        </w:rPr>
        <w:t>, </w:t>
      </w:r>
      <w:r w:rsidRPr="00795298">
        <w:rPr>
          <w:rFonts w:ascii="Times New Roman" w:hAnsi="Times New Roman" w:cs="Times New Roman"/>
          <w:i/>
          <w:iCs/>
          <w:color w:val="222222"/>
          <w:sz w:val="24"/>
          <w:szCs w:val="24"/>
          <w:shd w:val="clear" w:color="auto" w:fill="FFFFFF"/>
        </w:rPr>
        <w:t>4</w:t>
      </w:r>
      <w:r w:rsidRPr="00795298">
        <w:rPr>
          <w:rFonts w:ascii="Times New Roman" w:hAnsi="Times New Roman" w:cs="Times New Roman"/>
          <w:color w:val="222222"/>
          <w:sz w:val="24"/>
          <w:szCs w:val="24"/>
          <w:shd w:val="clear" w:color="auto" w:fill="FFFFFF"/>
        </w:rPr>
        <w:t>(1), 26-30.</w:t>
      </w:r>
    </w:p>
    <w:p w14:paraId="39A337B2"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Rinkaj Goyal, Pravin Chandra, Yogesh Singh, Suitability of KNN Regression in the Development of Interaction based Software Fault Prediction Models, IERI Procedia, Volume 6, 2014, Pages 15-21, ISSN 2212-6678, </w:t>
      </w:r>
      <w:hyperlink r:id="rId40" w:history="1">
        <w:r w:rsidRPr="00795298">
          <w:rPr>
            <w:rStyle w:val="Hyperlink"/>
            <w:rFonts w:ascii="Times New Roman" w:hAnsi="Times New Roman" w:cs="Times New Roman"/>
            <w:color w:val="auto"/>
            <w:sz w:val="24"/>
            <w:szCs w:val="24"/>
            <w:u w:val="none"/>
          </w:rPr>
          <w:t>https://doi.org/10.1016/j.ieri.2014.03.00</w:t>
        </w:r>
      </w:hyperlink>
    </w:p>
    <w:p w14:paraId="459C6A20" w14:textId="77777777" w:rsidR="00F2032E" w:rsidRPr="00F2032E" w:rsidRDefault="00F2032E" w:rsidP="00F2032E">
      <w:pPr>
        <w:pStyle w:val="ListParagraph"/>
        <w:numPr>
          <w:ilvl w:val="0"/>
          <w:numId w:val="7"/>
        </w:numPr>
        <w:spacing w:line="360" w:lineRule="auto"/>
        <w:jc w:val="both"/>
        <w:rPr>
          <w:rFonts w:ascii="Times New Roman" w:hAnsi="Times New Roman" w:cs="Times New Roman"/>
          <w:b/>
          <w:sz w:val="24"/>
          <w:szCs w:val="24"/>
        </w:rPr>
      </w:pPr>
      <w:r w:rsidRPr="00795298">
        <w:rPr>
          <w:rFonts w:ascii="Times New Roman" w:hAnsi="Times New Roman" w:cs="Times New Roman"/>
          <w:sz w:val="24"/>
          <w:szCs w:val="24"/>
          <w:shd w:val="clear" w:color="auto" w:fill="FCFCFC"/>
        </w:rPr>
        <w:t>Singh, L.P., Challa, R.T. Integrated Forecasting Using the Discrete Wavelet Theory and Artificial Intelligence Techniques to Reduce the Bullwhip Effect in a Supply Chain. </w:t>
      </w:r>
      <w:r w:rsidRPr="00795298">
        <w:rPr>
          <w:rFonts w:ascii="Times New Roman" w:hAnsi="Times New Roman" w:cs="Times New Roman"/>
          <w:i/>
          <w:iCs/>
          <w:sz w:val="24"/>
          <w:szCs w:val="24"/>
          <w:shd w:val="clear" w:color="auto" w:fill="FCFCFC"/>
        </w:rPr>
        <w:t>Glob J Flex Syst Manag</w:t>
      </w:r>
      <w:r w:rsidRPr="00795298">
        <w:rPr>
          <w:rFonts w:ascii="Times New Roman" w:hAnsi="Times New Roman" w:cs="Times New Roman"/>
          <w:sz w:val="24"/>
          <w:szCs w:val="24"/>
          <w:shd w:val="clear" w:color="auto" w:fill="FCFCFC"/>
        </w:rPr>
        <w:t> </w:t>
      </w:r>
      <w:r w:rsidRPr="00795298">
        <w:rPr>
          <w:rFonts w:ascii="Times New Roman" w:hAnsi="Times New Roman" w:cs="Times New Roman"/>
          <w:b/>
          <w:bCs/>
          <w:sz w:val="24"/>
          <w:szCs w:val="24"/>
          <w:shd w:val="clear" w:color="auto" w:fill="FCFCFC"/>
        </w:rPr>
        <w:t>17, </w:t>
      </w:r>
      <w:r w:rsidRPr="00795298">
        <w:rPr>
          <w:rFonts w:ascii="Times New Roman" w:hAnsi="Times New Roman" w:cs="Times New Roman"/>
          <w:sz w:val="24"/>
          <w:szCs w:val="24"/>
          <w:shd w:val="clear" w:color="auto" w:fill="FCFCFC"/>
        </w:rPr>
        <w:t xml:space="preserve">157–169 (2016). </w:t>
      </w:r>
      <w:hyperlink r:id="rId41" w:history="1">
        <w:r w:rsidRPr="00795298">
          <w:rPr>
            <w:rStyle w:val="Hyperlink"/>
            <w:rFonts w:ascii="Times New Roman" w:hAnsi="Times New Roman" w:cs="Times New Roman"/>
            <w:color w:val="auto"/>
            <w:sz w:val="24"/>
            <w:szCs w:val="24"/>
            <w:u w:val="none"/>
            <w:shd w:val="clear" w:color="auto" w:fill="FCFCFC"/>
          </w:rPr>
          <w:t>https://doi.org/10.1007/s40171-015-0115-z</w:t>
        </w:r>
      </w:hyperlink>
      <w:r>
        <w:rPr>
          <w:rStyle w:val="Hyperlink"/>
          <w:rFonts w:ascii="Times New Roman" w:hAnsi="Times New Roman" w:cs="Times New Roman"/>
          <w:color w:val="auto"/>
          <w:sz w:val="24"/>
          <w:szCs w:val="24"/>
          <w:u w:val="none"/>
          <w:shd w:val="clear" w:color="auto" w:fill="FCFCFC"/>
        </w:rPr>
        <w:t xml:space="preserve"> </w:t>
      </w:r>
      <w:r w:rsidRPr="00F2032E">
        <w:rPr>
          <w:rFonts w:ascii="Times New Roman" w:hAnsi="Times New Roman" w:cs="Times New Roman"/>
          <w:sz w:val="24"/>
          <w:szCs w:val="24"/>
          <w:shd w:val="clear" w:color="auto" w:fill="FCFCFC"/>
        </w:rPr>
        <w:t xml:space="preserve">[ </w:t>
      </w:r>
      <w:hyperlink r:id="rId42" w:history="1">
        <w:r w:rsidRPr="00F2032E">
          <w:rPr>
            <w:rStyle w:val="Hyperlink"/>
            <w:rFonts w:ascii="Times New Roman" w:hAnsi="Times New Roman" w:cs="Times New Roman"/>
            <w:color w:val="auto"/>
            <w:sz w:val="24"/>
            <w:szCs w:val="24"/>
            <w:u w:val="none"/>
            <w:shd w:val="clear" w:color="auto" w:fill="FCFCFC"/>
          </w:rPr>
          <w:t>https://doi.org/10.1007/s40171-015-0115-z</w:t>
        </w:r>
      </w:hyperlink>
      <w:r w:rsidRPr="00F2032E">
        <w:rPr>
          <w:rFonts w:ascii="Times New Roman" w:hAnsi="Times New Roman" w:cs="Times New Roman"/>
          <w:sz w:val="24"/>
          <w:szCs w:val="24"/>
          <w:shd w:val="clear" w:color="auto" w:fill="FCFCFC"/>
        </w:rPr>
        <w:t xml:space="preserve"> </w:t>
      </w:r>
      <w:r w:rsidRPr="00F2032E">
        <w:rPr>
          <w:rFonts w:ascii="Times New Roman" w:hAnsi="Times New Roman" w:cs="Times New Roman"/>
          <w:sz w:val="24"/>
          <w:szCs w:val="24"/>
        </w:rPr>
        <w:t>]</w:t>
      </w:r>
    </w:p>
    <w:p w14:paraId="1CA02BE3" w14:textId="77777777" w:rsidR="00F2032E" w:rsidRPr="00795298" w:rsidRDefault="00F2032E" w:rsidP="0070380C">
      <w:pPr>
        <w:pStyle w:val="NormalWeb"/>
        <w:numPr>
          <w:ilvl w:val="0"/>
          <w:numId w:val="7"/>
        </w:numPr>
        <w:spacing w:line="360" w:lineRule="auto"/>
        <w:jc w:val="both"/>
      </w:pPr>
      <w:r w:rsidRPr="00795298">
        <w:rPr>
          <w:rFonts w:eastAsia="Arial Unicode MS"/>
        </w:rPr>
        <w:t>STERMAN</w:t>
      </w:r>
      <w:r w:rsidRPr="00795298">
        <w:rPr>
          <w:rFonts w:eastAsia="Arial Unicode MS"/>
          <w:shd w:val="clear" w:color="auto" w:fill="FFFFFF"/>
        </w:rPr>
        <w:t>, J. D. (1989). Modeling managerial behavior: misperceptions of feedback in a dynamic decision making experiment.</w:t>
      </w:r>
      <w:r w:rsidRPr="00795298">
        <w:rPr>
          <w:rStyle w:val="apple-converted-space"/>
          <w:rFonts w:eastAsia="Arial Unicode MS"/>
          <w:shd w:val="clear" w:color="auto" w:fill="FFFFFF"/>
        </w:rPr>
        <w:t> </w:t>
      </w:r>
      <w:r w:rsidRPr="00795298">
        <w:rPr>
          <w:rFonts w:eastAsia="Arial Unicode MS"/>
          <w:i/>
          <w:iCs/>
        </w:rPr>
        <w:t>Management Science</w:t>
      </w:r>
      <w:r w:rsidRPr="00795298">
        <w:rPr>
          <w:rFonts w:eastAsia="Arial Unicode MS"/>
          <w:shd w:val="clear" w:color="auto" w:fill="FFFFFF"/>
        </w:rPr>
        <w:t>,</w:t>
      </w:r>
      <w:r w:rsidRPr="00795298">
        <w:rPr>
          <w:rStyle w:val="apple-converted-space"/>
          <w:rFonts w:eastAsia="Arial Unicode MS"/>
          <w:shd w:val="clear" w:color="auto" w:fill="FFFFFF"/>
        </w:rPr>
        <w:t> </w:t>
      </w:r>
      <w:r w:rsidRPr="00795298">
        <w:rPr>
          <w:rFonts w:eastAsia="Arial Unicode MS"/>
          <w:i/>
          <w:iCs/>
        </w:rPr>
        <w:t>35(3)</w:t>
      </w:r>
      <w:r w:rsidRPr="00795298">
        <w:rPr>
          <w:rFonts w:eastAsia="Arial Unicode MS"/>
          <w:shd w:val="clear" w:color="auto" w:fill="FFFFFF"/>
        </w:rPr>
        <w:t>, 321–339.</w:t>
      </w:r>
      <w:r w:rsidRPr="00795298">
        <w:rPr>
          <w:rStyle w:val="apple-converted-space"/>
          <w:rFonts w:eastAsia="Arial Unicode MS"/>
          <w:shd w:val="clear" w:color="auto" w:fill="FFFFFF"/>
        </w:rPr>
        <w:t> </w:t>
      </w:r>
      <w:hyperlink r:id="rId43" w:tgtFrame="_blank" w:history="1">
        <w:r w:rsidRPr="00795298">
          <w:rPr>
            <w:rStyle w:val="Hyperlink"/>
            <w:rFonts w:eastAsia="Arial Unicode MS"/>
            <w:color w:val="auto"/>
            <w:u w:val="none"/>
          </w:rPr>
          <w:t>[doi:10.1287/mnsc.35.3.321]</w:t>
        </w:r>
      </w:hyperlink>
    </w:p>
    <w:p w14:paraId="47C06A46"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 Sucky E (2009) The bullwhip effect in supply chains—an overestimated problem? Int J Prod Econ 118(1):311–322</w:t>
      </w:r>
    </w:p>
    <w:p w14:paraId="3BB9CBDB"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Sun HX, Ren YT (2005) The impact of forecasting methods on bullwhip effect in supply chain management. Engineering Management Conference. Proceedings. IEEE International, 11–13 </w:t>
      </w:r>
      <w:r w:rsidRPr="00795298">
        <w:rPr>
          <w:rFonts w:ascii="Times New Roman" w:eastAsia="MS Mincho" w:hAnsi="Times New Roman" w:cs="Times New Roman"/>
          <w:sz w:val="24"/>
          <w:szCs w:val="24"/>
        </w:rPr>
        <w:t> </w:t>
      </w:r>
      <w:r w:rsidRPr="00795298">
        <w:rPr>
          <w:rFonts w:ascii="Times New Roman" w:hAnsi="Times New Roman" w:cs="Times New Roman"/>
          <w:sz w:val="24"/>
          <w:szCs w:val="24"/>
        </w:rPr>
        <w:t xml:space="preserve">September 2005, pp 215–219 </w:t>
      </w:r>
    </w:p>
    <w:p w14:paraId="61CE74E3" w14:textId="77777777" w:rsidR="00F2032E" w:rsidRPr="00795298" w:rsidRDefault="00F2032E" w:rsidP="0070380C">
      <w:pPr>
        <w:numPr>
          <w:ilvl w:val="0"/>
          <w:numId w:val="7"/>
        </w:numPr>
        <w:autoSpaceDE w:val="0"/>
        <w:autoSpaceDN w:val="0"/>
        <w:spacing w:before="120" w:after="0" w:line="360" w:lineRule="auto"/>
        <w:jc w:val="both"/>
        <w:rPr>
          <w:rFonts w:ascii="Times New Roman" w:hAnsi="Times New Roman" w:cs="Times New Roman"/>
          <w:b/>
          <w:sz w:val="24"/>
          <w:szCs w:val="24"/>
        </w:rPr>
      </w:pPr>
      <w:r w:rsidRPr="00795298">
        <w:rPr>
          <w:rFonts w:ascii="Times New Roman" w:hAnsi="Times New Roman" w:cs="Times New Roman"/>
          <w:sz w:val="24"/>
          <w:szCs w:val="24"/>
        </w:rPr>
        <w:t xml:space="preserve">World Bank. 2021. </w:t>
      </w:r>
      <w:r w:rsidRPr="00795298">
        <w:rPr>
          <w:rFonts w:ascii="Times New Roman" w:hAnsi="Times New Roman" w:cs="Times New Roman"/>
          <w:i/>
          <w:iCs/>
          <w:sz w:val="24"/>
          <w:szCs w:val="24"/>
        </w:rPr>
        <w:t>Global Economic Prospects, January 2021</w:t>
      </w:r>
      <w:r w:rsidRPr="00795298">
        <w:rPr>
          <w:rFonts w:ascii="Times New Roman" w:hAnsi="Times New Roman" w:cs="Times New Roman"/>
          <w:sz w:val="24"/>
          <w:szCs w:val="24"/>
        </w:rPr>
        <w:t xml:space="preserve">. Washington, DC: World Bank. doi: 10.1596/978-1-4648-1612-3. License: Creative Commons Attribution CC BY 3.0 IGO. </w:t>
      </w:r>
    </w:p>
    <w:p w14:paraId="48670A9F"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Y. Yang, J. Lin, G. Liu, L. Zhou, </w:t>
      </w:r>
      <w:r w:rsidRPr="00795298">
        <w:rPr>
          <w:rFonts w:ascii="Times New Roman" w:hAnsi="Times New Roman" w:cs="Times New Roman"/>
          <w:i/>
          <w:sz w:val="24"/>
          <w:szCs w:val="24"/>
        </w:rPr>
        <w:t>The behavioural causes of bullwhip effect in supply chains: A systematic literature review</w:t>
      </w:r>
      <w:r w:rsidRPr="00795298">
        <w:rPr>
          <w:rFonts w:ascii="Times New Roman" w:hAnsi="Times New Roman" w:cs="Times New Roman"/>
          <w:sz w:val="24"/>
          <w:szCs w:val="24"/>
        </w:rPr>
        <w:t xml:space="preserve">, International Journal of Production Economics, Volume 236, 2021, 108120, ISSN 0925-5273, </w:t>
      </w:r>
      <w:hyperlink r:id="rId44" w:history="1">
        <w:r w:rsidRPr="00795298">
          <w:rPr>
            <w:rStyle w:val="Hyperlink"/>
            <w:rFonts w:ascii="Times New Roman" w:hAnsi="Times New Roman" w:cs="Times New Roman"/>
            <w:color w:val="auto"/>
            <w:sz w:val="24"/>
            <w:szCs w:val="24"/>
            <w:u w:val="none"/>
          </w:rPr>
          <w:t>https://doi.org/10.1016/j.ijpe.2021.108120</w:t>
        </w:r>
      </w:hyperlink>
      <w:r w:rsidRPr="00795298">
        <w:rPr>
          <w:rFonts w:ascii="Times New Roman" w:hAnsi="Times New Roman" w:cs="Times New Roman"/>
          <w:sz w:val="24"/>
          <w:szCs w:val="24"/>
        </w:rPr>
        <w:t>.</w:t>
      </w:r>
    </w:p>
    <w:p w14:paraId="340F4DA7"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t>Y.Z. Tsypkin, </w:t>
      </w:r>
      <w:r w:rsidRPr="00795298">
        <w:rPr>
          <w:rFonts w:ascii="Times New Roman" w:hAnsi="Times New Roman" w:cs="Times New Roman"/>
          <w:i/>
          <w:iCs/>
          <w:sz w:val="24"/>
          <w:szCs w:val="24"/>
        </w:rPr>
        <w:t>Sampling Systems Theory and Its Application</w:t>
      </w:r>
      <w:r w:rsidRPr="00795298">
        <w:rPr>
          <w:rFonts w:ascii="Times New Roman" w:hAnsi="Times New Roman" w:cs="Times New Roman"/>
          <w:sz w:val="24"/>
          <w:szCs w:val="24"/>
        </w:rPr>
        <w:t> (Pergamon Press, Oxford, 1964)</w:t>
      </w:r>
    </w:p>
    <w:p w14:paraId="4A22DBFB" w14:textId="77777777" w:rsidR="00F2032E" w:rsidRPr="00795298" w:rsidRDefault="00F2032E" w:rsidP="0070380C">
      <w:pPr>
        <w:numPr>
          <w:ilvl w:val="0"/>
          <w:numId w:val="7"/>
        </w:numPr>
        <w:spacing w:after="0" w:line="360" w:lineRule="auto"/>
        <w:jc w:val="both"/>
        <w:rPr>
          <w:rFonts w:ascii="Times New Roman" w:hAnsi="Times New Roman" w:cs="Times New Roman"/>
          <w:sz w:val="24"/>
          <w:szCs w:val="24"/>
        </w:rPr>
      </w:pPr>
      <w:r w:rsidRPr="00795298">
        <w:rPr>
          <w:rFonts w:ascii="Times New Roman" w:hAnsi="Times New Roman" w:cs="Times New Roman"/>
          <w:sz w:val="24"/>
          <w:szCs w:val="24"/>
        </w:rPr>
        <w:lastRenderedPageBreak/>
        <w:t>Yi-Chung Hu, "Multilayer Perceptron for Robust Nonlinear Interval Regression Analysis Using Genetic Algorithms", </w:t>
      </w:r>
      <w:r w:rsidRPr="00795298">
        <w:rPr>
          <w:rFonts w:ascii="Times New Roman" w:hAnsi="Times New Roman" w:cs="Times New Roman"/>
          <w:i/>
          <w:iCs/>
          <w:sz w:val="24"/>
          <w:szCs w:val="24"/>
        </w:rPr>
        <w:t>The Scientific World Journal</w:t>
      </w:r>
      <w:r w:rsidRPr="00795298">
        <w:rPr>
          <w:rFonts w:ascii="Times New Roman" w:hAnsi="Times New Roman" w:cs="Times New Roman"/>
          <w:sz w:val="24"/>
          <w:szCs w:val="24"/>
        </w:rPr>
        <w:t>, vol. 2014, Article ID 970931, 8 pages, 2014. </w:t>
      </w:r>
      <w:hyperlink r:id="rId45" w:history="1">
        <w:r w:rsidRPr="00795298">
          <w:rPr>
            <w:rStyle w:val="Hyperlink"/>
            <w:rFonts w:ascii="Times New Roman" w:hAnsi="Times New Roman" w:cs="Times New Roman"/>
            <w:color w:val="auto"/>
            <w:sz w:val="24"/>
            <w:szCs w:val="24"/>
            <w:u w:val="none"/>
          </w:rPr>
          <w:t>https://doi.org/10.1155/2014/970931</w:t>
        </w:r>
      </w:hyperlink>
    </w:p>
    <w:p w14:paraId="365DFDA2" w14:textId="77777777" w:rsidR="00F2032E" w:rsidRPr="00795298" w:rsidRDefault="00F2032E" w:rsidP="0045558B">
      <w:pPr>
        <w:pStyle w:val="ListParagraph"/>
        <w:numPr>
          <w:ilvl w:val="0"/>
          <w:numId w:val="7"/>
        </w:numPr>
        <w:spacing w:line="360" w:lineRule="auto"/>
        <w:jc w:val="both"/>
        <w:rPr>
          <w:rFonts w:ascii="Times New Roman" w:hAnsi="Times New Roman" w:cs="Times New Roman"/>
          <w:sz w:val="24"/>
          <w:szCs w:val="24"/>
        </w:rPr>
      </w:pPr>
      <w:r w:rsidRPr="00795298">
        <w:rPr>
          <w:rFonts w:ascii="Times New Roman" w:hAnsi="Times New Roman" w:cs="Times New Roman"/>
          <w:sz w:val="24"/>
          <w:szCs w:val="24"/>
        </w:rPr>
        <w:t xml:space="preserve"> Zotteri G (2013) An empirical investigation on causes and effects of the bullwhip-effect: evidence from the personal care sector. Int J Prod Econ 143(2):489–498 </w:t>
      </w:r>
    </w:p>
    <w:p w14:paraId="1CF9D89F" w14:textId="77777777" w:rsidR="00F2032E" w:rsidRDefault="00F2032E" w:rsidP="00795298">
      <w:pPr>
        <w:spacing w:after="0" w:line="360" w:lineRule="auto"/>
        <w:ind w:left="644"/>
        <w:jc w:val="center"/>
        <w:rPr>
          <w:rFonts w:ascii="Times New Roman" w:hAnsi="Times New Roman" w:cs="Times New Roman"/>
          <w:b/>
          <w:bCs/>
          <w:sz w:val="24"/>
          <w:szCs w:val="24"/>
        </w:rPr>
      </w:pPr>
    </w:p>
    <w:p w14:paraId="4434E8B9" w14:textId="77777777" w:rsidR="00F2032E" w:rsidRDefault="00F2032E" w:rsidP="00795298">
      <w:pPr>
        <w:spacing w:after="0" w:line="360" w:lineRule="auto"/>
        <w:ind w:left="644"/>
        <w:jc w:val="center"/>
        <w:rPr>
          <w:rFonts w:ascii="Times New Roman" w:hAnsi="Times New Roman" w:cs="Times New Roman"/>
          <w:b/>
          <w:bCs/>
          <w:sz w:val="24"/>
          <w:szCs w:val="24"/>
        </w:rPr>
      </w:pPr>
    </w:p>
    <w:p w14:paraId="4DC561D4" w14:textId="77777777" w:rsidR="00F2032E" w:rsidRDefault="00F2032E">
      <w:pPr>
        <w:rPr>
          <w:rFonts w:ascii="Times New Roman" w:hAnsi="Times New Roman" w:cs="Times New Roman"/>
          <w:b/>
          <w:bCs/>
          <w:sz w:val="24"/>
          <w:szCs w:val="24"/>
        </w:rPr>
      </w:pPr>
      <w:r>
        <w:rPr>
          <w:rFonts w:ascii="Times New Roman" w:hAnsi="Times New Roman" w:cs="Times New Roman"/>
          <w:b/>
          <w:bCs/>
          <w:sz w:val="24"/>
          <w:szCs w:val="24"/>
        </w:rPr>
        <w:br w:type="page"/>
      </w:r>
    </w:p>
    <w:p w14:paraId="5C2DA12D" w14:textId="4ED7F456" w:rsidR="00795298" w:rsidRDefault="00795298" w:rsidP="00795298">
      <w:pPr>
        <w:spacing w:after="0" w:line="360" w:lineRule="auto"/>
        <w:ind w:left="644"/>
        <w:jc w:val="center"/>
        <w:rPr>
          <w:rFonts w:ascii="Times New Roman" w:hAnsi="Times New Roman" w:cs="Times New Roman"/>
          <w:b/>
          <w:bCs/>
          <w:sz w:val="24"/>
          <w:szCs w:val="24"/>
        </w:rPr>
      </w:pPr>
      <w:r w:rsidRPr="005350DD">
        <w:rPr>
          <w:rFonts w:ascii="Times New Roman" w:hAnsi="Times New Roman" w:cs="Times New Roman"/>
          <w:b/>
          <w:bCs/>
          <w:sz w:val="24"/>
          <w:szCs w:val="24"/>
        </w:rPr>
        <w:lastRenderedPageBreak/>
        <w:t>PROOF OF PROC</w:t>
      </w:r>
      <w:r>
        <w:rPr>
          <w:rFonts w:ascii="Times New Roman" w:hAnsi="Times New Roman" w:cs="Times New Roman"/>
          <w:b/>
          <w:bCs/>
          <w:sz w:val="24"/>
          <w:szCs w:val="24"/>
        </w:rPr>
        <w:t>EEDING / ACCEPTANCE</w:t>
      </w:r>
    </w:p>
    <w:p w14:paraId="5D8D234F" w14:textId="77777777" w:rsidR="00795298" w:rsidRDefault="00795298" w:rsidP="00795298">
      <w:pPr>
        <w:spacing w:after="0" w:line="360" w:lineRule="auto"/>
        <w:ind w:left="644"/>
        <w:rPr>
          <w:rFonts w:ascii="Times New Roman" w:hAnsi="Times New Roman" w:cs="Times New Roman"/>
          <w:sz w:val="24"/>
          <w:szCs w:val="24"/>
        </w:rPr>
      </w:pPr>
      <w:r>
        <w:rPr>
          <w:rFonts w:ascii="Times New Roman" w:hAnsi="Times New Roman" w:cs="Times New Roman"/>
          <w:b/>
          <w:bCs/>
          <w:sz w:val="24"/>
          <w:szCs w:val="24"/>
        </w:rPr>
        <w:t xml:space="preserve">Conference: </w:t>
      </w:r>
      <w:r w:rsidRPr="005350DD">
        <w:rPr>
          <w:rFonts w:ascii="Times New Roman" w:hAnsi="Times New Roman" w:cs="Times New Roman"/>
          <w:sz w:val="24"/>
          <w:szCs w:val="24"/>
        </w:rPr>
        <w:t xml:space="preserve">International </w:t>
      </w:r>
      <w:r>
        <w:rPr>
          <w:rFonts w:ascii="Times New Roman" w:hAnsi="Times New Roman" w:cs="Times New Roman"/>
          <w:sz w:val="24"/>
          <w:szCs w:val="24"/>
        </w:rPr>
        <w:t>C</w:t>
      </w:r>
      <w:r w:rsidRPr="005350DD">
        <w:rPr>
          <w:rFonts w:ascii="Times New Roman" w:hAnsi="Times New Roman" w:cs="Times New Roman"/>
          <w:sz w:val="24"/>
          <w:szCs w:val="24"/>
        </w:rPr>
        <w:t xml:space="preserve">onference on </w:t>
      </w:r>
      <w:r>
        <w:rPr>
          <w:rFonts w:ascii="Times New Roman" w:hAnsi="Times New Roman" w:cs="Times New Roman"/>
          <w:sz w:val="24"/>
          <w:szCs w:val="24"/>
        </w:rPr>
        <w:t>A</w:t>
      </w:r>
      <w:r w:rsidRPr="005350DD">
        <w:rPr>
          <w:rFonts w:ascii="Times New Roman" w:hAnsi="Times New Roman" w:cs="Times New Roman"/>
          <w:sz w:val="24"/>
          <w:szCs w:val="24"/>
        </w:rPr>
        <w:t xml:space="preserve">dvances in </w:t>
      </w:r>
      <w:r>
        <w:rPr>
          <w:rFonts w:ascii="Times New Roman" w:hAnsi="Times New Roman" w:cs="Times New Roman"/>
          <w:sz w:val="24"/>
          <w:szCs w:val="24"/>
        </w:rPr>
        <w:t>M</w:t>
      </w:r>
      <w:r w:rsidRPr="005350DD">
        <w:rPr>
          <w:rFonts w:ascii="Times New Roman" w:hAnsi="Times New Roman" w:cs="Times New Roman"/>
          <w:sz w:val="24"/>
          <w:szCs w:val="24"/>
        </w:rPr>
        <w:t xml:space="preserve">anagement and </w:t>
      </w:r>
      <w:r>
        <w:rPr>
          <w:rFonts w:ascii="Times New Roman" w:hAnsi="Times New Roman" w:cs="Times New Roman"/>
          <w:sz w:val="24"/>
          <w:szCs w:val="24"/>
        </w:rPr>
        <w:t>T</w:t>
      </w:r>
      <w:r w:rsidRPr="005350DD">
        <w:rPr>
          <w:rFonts w:ascii="Times New Roman" w:hAnsi="Times New Roman" w:cs="Times New Roman"/>
          <w:sz w:val="24"/>
          <w:szCs w:val="24"/>
        </w:rPr>
        <w:t xml:space="preserve">echnological </w:t>
      </w:r>
      <w:r>
        <w:rPr>
          <w:rFonts w:ascii="Times New Roman" w:hAnsi="Times New Roman" w:cs="Times New Roman"/>
          <w:sz w:val="24"/>
          <w:szCs w:val="24"/>
        </w:rPr>
        <w:t>I</w:t>
      </w:r>
      <w:r w:rsidRPr="005350DD">
        <w:rPr>
          <w:rFonts w:ascii="Times New Roman" w:hAnsi="Times New Roman" w:cs="Times New Roman"/>
          <w:sz w:val="24"/>
          <w:szCs w:val="24"/>
        </w:rPr>
        <w:t>nnovations: Impacting Industries-III</w:t>
      </w:r>
    </w:p>
    <w:p w14:paraId="0A907BB3" w14:textId="77777777" w:rsidR="00795298" w:rsidRDefault="00795298" w:rsidP="00795298">
      <w:pPr>
        <w:spacing w:after="0" w:line="360" w:lineRule="auto"/>
        <w:ind w:left="644"/>
        <w:rPr>
          <w:rFonts w:ascii="Times New Roman" w:hAnsi="Times New Roman" w:cs="Times New Roman"/>
          <w:b/>
          <w:sz w:val="24"/>
          <w:szCs w:val="24"/>
        </w:rPr>
      </w:pPr>
    </w:p>
    <w:p w14:paraId="63E62804" w14:textId="77777777" w:rsidR="00795298" w:rsidRDefault="00795298" w:rsidP="00795298">
      <w:pPr>
        <w:spacing w:after="0" w:line="360" w:lineRule="auto"/>
        <w:ind w:left="644"/>
        <w:rPr>
          <w:rFonts w:ascii="Times New Roman" w:hAnsi="Times New Roman" w:cs="Times New Roman"/>
          <w:b/>
          <w:sz w:val="24"/>
          <w:szCs w:val="24"/>
        </w:rPr>
      </w:pPr>
      <w:r>
        <w:rPr>
          <w:rFonts w:ascii="Times New Roman" w:hAnsi="Times New Roman" w:cs="Times New Roman"/>
          <w:b/>
          <w:sz w:val="24"/>
          <w:szCs w:val="24"/>
        </w:rPr>
        <w:t xml:space="preserve">Indexing: </w:t>
      </w:r>
      <w:r w:rsidRPr="00277F99">
        <w:rPr>
          <w:rFonts w:ascii="Times New Roman" w:hAnsi="Times New Roman" w:cs="Times New Roman"/>
          <w:bCs/>
          <w:sz w:val="24"/>
          <w:szCs w:val="24"/>
        </w:rPr>
        <w:t>Scopus Indexed</w:t>
      </w:r>
      <w:r>
        <w:rPr>
          <w:rFonts w:ascii="Times New Roman" w:hAnsi="Times New Roman" w:cs="Times New Roman"/>
          <w:bCs/>
          <w:sz w:val="24"/>
          <w:szCs w:val="24"/>
        </w:rPr>
        <w:t xml:space="preserve"> </w:t>
      </w:r>
    </w:p>
    <w:p w14:paraId="0F99FED1" w14:textId="77777777" w:rsidR="00795298" w:rsidRDefault="00795298" w:rsidP="00795298">
      <w:pPr>
        <w:spacing w:after="0" w:line="360" w:lineRule="auto"/>
        <w:ind w:left="644"/>
        <w:rPr>
          <w:rFonts w:ascii="Times New Roman" w:hAnsi="Times New Roman" w:cs="Times New Roman"/>
          <w:b/>
          <w:sz w:val="24"/>
          <w:szCs w:val="24"/>
        </w:rPr>
      </w:pPr>
    </w:p>
    <w:p w14:paraId="21D157D7" w14:textId="77777777" w:rsidR="00795298" w:rsidRDefault="00795298" w:rsidP="00795298">
      <w:pPr>
        <w:spacing w:after="0" w:line="360" w:lineRule="auto"/>
        <w:ind w:left="644"/>
        <w:rPr>
          <w:rFonts w:ascii="Times New Roman" w:hAnsi="Times New Roman" w:cs="Times New Roman"/>
          <w:b/>
          <w:sz w:val="24"/>
          <w:szCs w:val="24"/>
        </w:rPr>
      </w:pPr>
      <w:r>
        <w:rPr>
          <w:rFonts w:ascii="Times New Roman" w:hAnsi="Times New Roman" w:cs="Times New Roman"/>
          <w:b/>
          <w:sz w:val="24"/>
          <w:szCs w:val="24"/>
        </w:rPr>
        <w:t xml:space="preserve">Proof of acceptance: </w:t>
      </w:r>
    </w:p>
    <w:p w14:paraId="7723AA9E" w14:textId="77777777" w:rsidR="00795298" w:rsidRDefault="00795298" w:rsidP="00795298">
      <w:pPr>
        <w:spacing w:after="0" w:line="360" w:lineRule="auto"/>
        <w:ind w:left="644"/>
        <w:rPr>
          <w:rFonts w:ascii="Times New Roman" w:hAnsi="Times New Roman" w:cs="Times New Roman"/>
          <w:b/>
          <w:sz w:val="24"/>
          <w:szCs w:val="24"/>
        </w:rPr>
      </w:pPr>
    </w:p>
    <w:p w14:paraId="2E557599" w14:textId="77777777" w:rsidR="00795298" w:rsidRDefault="00795298" w:rsidP="00795298">
      <w:pPr>
        <w:spacing w:after="0" w:line="360" w:lineRule="auto"/>
        <w:ind w:left="644"/>
        <w:rPr>
          <w:rFonts w:ascii="Times New Roman" w:hAnsi="Times New Roman" w:cs="Times New Roman"/>
          <w:b/>
          <w:sz w:val="24"/>
          <w:szCs w:val="24"/>
        </w:rPr>
      </w:pPr>
      <w:r>
        <w:rPr>
          <w:noProof/>
          <w:lang w:eastAsia="en-IN"/>
        </w:rPr>
        <w:drawing>
          <wp:inline distT="0" distB="0" distL="0" distR="0" wp14:anchorId="414CBACE" wp14:editId="37A73878">
            <wp:extent cx="5771043" cy="3042557"/>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7150" t="20327" r="4675" b="6401"/>
                    <a:stretch/>
                  </pic:blipFill>
                  <pic:spPr bwMode="auto">
                    <a:xfrm>
                      <a:off x="0" y="0"/>
                      <a:ext cx="5819548" cy="3068129"/>
                    </a:xfrm>
                    <a:prstGeom prst="rect">
                      <a:avLst/>
                    </a:prstGeom>
                    <a:ln>
                      <a:noFill/>
                    </a:ln>
                    <a:extLst>
                      <a:ext uri="{53640926-AAD7-44D8-BBD7-CCE9431645EC}">
                        <a14:shadowObscured xmlns:a14="http://schemas.microsoft.com/office/drawing/2010/main"/>
                      </a:ext>
                    </a:extLst>
                  </pic:spPr>
                </pic:pic>
              </a:graphicData>
            </a:graphic>
          </wp:inline>
        </w:drawing>
      </w:r>
    </w:p>
    <w:p w14:paraId="1F8D2E59" w14:textId="77777777" w:rsidR="00795298" w:rsidRDefault="00795298" w:rsidP="00795298">
      <w:pPr>
        <w:spacing w:after="0" w:line="360" w:lineRule="auto"/>
        <w:ind w:left="644"/>
        <w:rPr>
          <w:rFonts w:ascii="Times New Roman" w:hAnsi="Times New Roman" w:cs="Times New Roman"/>
          <w:b/>
          <w:sz w:val="24"/>
          <w:szCs w:val="24"/>
        </w:rPr>
      </w:pPr>
      <w:r>
        <w:rPr>
          <w:noProof/>
          <w:lang w:eastAsia="en-IN"/>
        </w:rPr>
        <w:drawing>
          <wp:inline distT="0" distB="0" distL="0" distR="0" wp14:anchorId="252E1FF3" wp14:editId="758C6446">
            <wp:extent cx="5782771" cy="20955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150" t="39236" r="6537" b="11601"/>
                    <a:stretch/>
                  </pic:blipFill>
                  <pic:spPr bwMode="auto">
                    <a:xfrm>
                      <a:off x="0" y="0"/>
                      <a:ext cx="5835599" cy="2114643"/>
                    </a:xfrm>
                    <a:prstGeom prst="rect">
                      <a:avLst/>
                    </a:prstGeom>
                    <a:ln>
                      <a:noFill/>
                    </a:ln>
                    <a:extLst>
                      <a:ext uri="{53640926-AAD7-44D8-BBD7-CCE9431645EC}">
                        <a14:shadowObscured xmlns:a14="http://schemas.microsoft.com/office/drawing/2010/main"/>
                      </a:ext>
                    </a:extLst>
                  </pic:spPr>
                </pic:pic>
              </a:graphicData>
            </a:graphic>
          </wp:inline>
        </w:drawing>
      </w:r>
    </w:p>
    <w:p w14:paraId="0637D5EA" w14:textId="77777777" w:rsidR="00795298" w:rsidRDefault="00795298" w:rsidP="00795298">
      <w:pPr>
        <w:spacing w:after="0" w:line="360" w:lineRule="auto"/>
        <w:ind w:left="644"/>
        <w:rPr>
          <w:rFonts w:ascii="Times New Roman" w:hAnsi="Times New Roman" w:cs="Times New Roman"/>
          <w:b/>
          <w:sz w:val="24"/>
          <w:szCs w:val="24"/>
        </w:rPr>
      </w:pPr>
    </w:p>
    <w:p w14:paraId="271633B9" w14:textId="77777777" w:rsidR="00795298" w:rsidRDefault="00795298" w:rsidP="00795298">
      <w:pPr>
        <w:spacing w:after="0" w:line="360" w:lineRule="auto"/>
        <w:ind w:left="644"/>
        <w:rPr>
          <w:rFonts w:ascii="Times New Roman" w:hAnsi="Times New Roman" w:cs="Times New Roman"/>
          <w:b/>
          <w:sz w:val="24"/>
          <w:szCs w:val="24"/>
        </w:rPr>
      </w:pPr>
    </w:p>
    <w:p w14:paraId="19CAFF26" w14:textId="77777777" w:rsidR="00795298" w:rsidRDefault="00795298" w:rsidP="00795298">
      <w:pPr>
        <w:spacing w:after="0" w:line="360" w:lineRule="auto"/>
        <w:ind w:left="644"/>
        <w:rPr>
          <w:rFonts w:ascii="Times New Roman" w:hAnsi="Times New Roman" w:cs="Times New Roman"/>
          <w:b/>
          <w:sz w:val="24"/>
          <w:szCs w:val="24"/>
        </w:rPr>
      </w:pPr>
    </w:p>
    <w:p w14:paraId="1BAB1E76" w14:textId="77777777" w:rsidR="00795298" w:rsidRDefault="00795298" w:rsidP="00795298">
      <w:pPr>
        <w:spacing w:after="0" w:line="360" w:lineRule="auto"/>
        <w:ind w:left="644"/>
        <w:rPr>
          <w:rFonts w:ascii="Times New Roman" w:hAnsi="Times New Roman" w:cs="Times New Roman"/>
          <w:b/>
          <w:sz w:val="24"/>
          <w:szCs w:val="24"/>
        </w:rPr>
      </w:pPr>
    </w:p>
    <w:p w14:paraId="0EBC5D8D" w14:textId="77777777" w:rsidR="00795298" w:rsidRDefault="00795298" w:rsidP="00795298">
      <w:pPr>
        <w:spacing w:after="0" w:line="360" w:lineRule="auto"/>
        <w:ind w:left="644"/>
        <w:rPr>
          <w:rFonts w:ascii="Times New Roman" w:hAnsi="Times New Roman" w:cs="Times New Roman"/>
          <w:b/>
          <w:sz w:val="24"/>
          <w:szCs w:val="24"/>
        </w:rPr>
      </w:pPr>
    </w:p>
    <w:p w14:paraId="6B5DA50A" w14:textId="77777777" w:rsidR="00795298" w:rsidRDefault="00795298" w:rsidP="00795298">
      <w:pPr>
        <w:spacing w:after="0" w:line="360" w:lineRule="auto"/>
        <w:ind w:left="644"/>
        <w:rPr>
          <w:rFonts w:ascii="Times New Roman" w:hAnsi="Times New Roman" w:cs="Times New Roman"/>
          <w:b/>
          <w:sz w:val="24"/>
          <w:szCs w:val="24"/>
        </w:rPr>
      </w:pPr>
      <w:r>
        <w:rPr>
          <w:rFonts w:ascii="Times New Roman" w:hAnsi="Times New Roman" w:cs="Times New Roman"/>
          <w:b/>
          <w:sz w:val="24"/>
          <w:szCs w:val="24"/>
        </w:rPr>
        <w:lastRenderedPageBreak/>
        <w:t xml:space="preserve">Conference brochure: </w:t>
      </w:r>
    </w:p>
    <w:p w14:paraId="02916108" w14:textId="77777777" w:rsidR="00795298" w:rsidRDefault="00795298" w:rsidP="00795298">
      <w:pPr>
        <w:spacing w:after="0" w:line="360" w:lineRule="auto"/>
        <w:ind w:left="644"/>
        <w:rPr>
          <w:rFonts w:ascii="Times New Roman" w:hAnsi="Times New Roman" w:cs="Times New Roman"/>
          <w:b/>
          <w:sz w:val="24"/>
          <w:szCs w:val="24"/>
        </w:rPr>
      </w:pPr>
    </w:p>
    <w:p w14:paraId="1E440EB4" w14:textId="19BA1B55" w:rsidR="00795298" w:rsidRPr="00C778FA" w:rsidRDefault="00795298" w:rsidP="00F2032E">
      <w:pPr>
        <w:spacing w:after="0" w:line="360" w:lineRule="auto"/>
        <w:ind w:left="644"/>
        <w:jc w:val="center"/>
        <w:rPr>
          <w:rFonts w:ascii="Times New Roman" w:hAnsi="Times New Roman" w:cs="Times New Roman"/>
          <w:b/>
          <w:bCs/>
          <w:sz w:val="24"/>
          <w:szCs w:val="24"/>
        </w:rPr>
      </w:pPr>
      <w:r>
        <w:rPr>
          <w:noProof/>
          <w:lang w:eastAsia="en-IN"/>
        </w:rPr>
        <w:drawing>
          <wp:inline distT="0" distB="0" distL="0" distR="0" wp14:anchorId="13B75B61" wp14:editId="34BC8C7F">
            <wp:extent cx="3509403" cy="25190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8670" t="12706" r="10093" b="9149"/>
                    <a:stretch/>
                  </pic:blipFill>
                  <pic:spPr bwMode="auto">
                    <a:xfrm>
                      <a:off x="0" y="0"/>
                      <a:ext cx="3509784" cy="2519319"/>
                    </a:xfrm>
                    <a:prstGeom prst="rect">
                      <a:avLst/>
                    </a:prstGeom>
                    <a:ln>
                      <a:noFill/>
                    </a:ln>
                    <a:extLst>
                      <a:ext uri="{53640926-AAD7-44D8-BBD7-CCE9431645EC}">
                        <a14:shadowObscured xmlns:a14="http://schemas.microsoft.com/office/drawing/2010/main"/>
                      </a:ext>
                    </a:extLst>
                  </pic:spPr>
                </pic:pic>
              </a:graphicData>
            </a:graphic>
          </wp:inline>
        </w:drawing>
      </w:r>
    </w:p>
    <w:p w14:paraId="33F4DBF9" w14:textId="77777777" w:rsidR="00795298" w:rsidRDefault="00795298" w:rsidP="00795298">
      <w:pPr>
        <w:spacing w:after="0" w:line="360" w:lineRule="auto"/>
        <w:ind w:left="644"/>
        <w:jc w:val="both"/>
        <w:rPr>
          <w:rFonts w:ascii="Times New Roman" w:hAnsi="Times New Roman" w:cs="Times New Roman"/>
          <w:sz w:val="24"/>
          <w:szCs w:val="24"/>
        </w:rPr>
      </w:pPr>
    </w:p>
    <w:p w14:paraId="53A79C00" w14:textId="77777777" w:rsidR="00795298" w:rsidRDefault="00795298" w:rsidP="00795298">
      <w:pPr>
        <w:spacing w:after="0" w:line="360" w:lineRule="auto"/>
        <w:ind w:left="644"/>
        <w:jc w:val="both"/>
        <w:rPr>
          <w:rFonts w:ascii="Times New Roman" w:hAnsi="Times New Roman" w:cs="Times New Roman"/>
          <w:b/>
          <w:bCs/>
          <w:sz w:val="24"/>
          <w:szCs w:val="24"/>
        </w:rPr>
      </w:pPr>
      <w:r w:rsidRPr="00F93629">
        <w:rPr>
          <w:rFonts w:ascii="Times New Roman" w:hAnsi="Times New Roman" w:cs="Times New Roman"/>
          <w:b/>
          <w:bCs/>
          <w:sz w:val="24"/>
          <w:szCs w:val="24"/>
        </w:rPr>
        <w:t>Scopus Index proof</w:t>
      </w:r>
      <w:r>
        <w:rPr>
          <w:rFonts w:ascii="Times New Roman" w:hAnsi="Times New Roman" w:cs="Times New Roman"/>
          <w:b/>
          <w:bCs/>
          <w:sz w:val="24"/>
          <w:szCs w:val="24"/>
        </w:rPr>
        <w:t>:</w:t>
      </w:r>
    </w:p>
    <w:p w14:paraId="60187CD9" w14:textId="77777777" w:rsidR="00795298" w:rsidRDefault="00795298" w:rsidP="00795298">
      <w:pPr>
        <w:spacing w:after="0" w:line="360" w:lineRule="auto"/>
        <w:ind w:left="644"/>
        <w:jc w:val="both"/>
        <w:rPr>
          <w:rFonts w:ascii="Times New Roman" w:hAnsi="Times New Roman" w:cs="Times New Roman"/>
          <w:b/>
          <w:bCs/>
          <w:sz w:val="24"/>
          <w:szCs w:val="24"/>
        </w:rPr>
      </w:pPr>
    </w:p>
    <w:p w14:paraId="267A6A4C" w14:textId="455B5B1C" w:rsidR="00795298" w:rsidRDefault="00795298" w:rsidP="00795298">
      <w:pPr>
        <w:spacing w:after="0" w:line="360" w:lineRule="auto"/>
        <w:ind w:left="644"/>
        <w:jc w:val="both"/>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339A80C5" wp14:editId="494AE77F">
            <wp:extent cx="5728970" cy="299974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8970" cy="2999740"/>
                    </a:xfrm>
                    <a:prstGeom prst="rect">
                      <a:avLst/>
                    </a:prstGeom>
                    <a:noFill/>
                    <a:ln>
                      <a:noFill/>
                    </a:ln>
                  </pic:spPr>
                </pic:pic>
              </a:graphicData>
            </a:graphic>
          </wp:inline>
        </w:drawing>
      </w:r>
    </w:p>
    <w:p w14:paraId="5CC307FA" w14:textId="3CD7BA95" w:rsidR="00795298" w:rsidRDefault="00795298" w:rsidP="00795298">
      <w:pPr>
        <w:spacing w:after="0" w:line="360" w:lineRule="auto"/>
        <w:ind w:left="644"/>
        <w:jc w:val="both"/>
        <w:rPr>
          <w:rFonts w:ascii="Times New Roman" w:hAnsi="Times New Roman" w:cs="Times New Roman"/>
          <w:b/>
          <w:bCs/>
          <w:sz w:val="24"/>
          <w:szCs w:val="24"/>
        </w:rPr>
      </w:pPr>
      <w:r>
        <w:rPr>
          <w:noProof/>
          <w:lang w:eastAsia="en-IN"/>
        </w:rPr>
        <w:lastRenderedPageBreak/>
        <mc:AlternateContent>
          <mc:Choice Requires="wps">
            <w:drawing>
              <wp:inline distT="0" distB="0" distL="0" distR="0" wp14:anchorId="3E68DC06" wp14:editId="531BEFDB">
                <wp:extent cx="304800" cy="304800"/>
                <wp:effectExtent l="0" t="0" r="0" b="0"/>
                <wp:docPr id="26" name="Rectangle 2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FB3F13" id="Rectangle 2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kSEbL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noProof/>
          <w:lang w:eastAsia="en-IN"/>
        </w:rPr>
        <mc:AlternateContent>
          <mc:Choice Requires="wps">
            <w:drawing>
              <wp:inline distT="0" distB="0" distL="0" distR="0" wp14:anchorId="67650ED6" wp14:editId="29A10FCF">
                <wp:extent cx="304800" cy="304800"/>
                <wp:effectExtent l="0" t="0" r="0" b="0"/>
                <wp:docPr id="27" name="Rectangle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8223C1" id="Rectangle 2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Wd3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FBBZ3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Pr>
          <w:rFonts w:ascii="Times New Roman" w:hAnsi="Times New Roman" w:cs="Times New Roman"/>
          <w:b/>
          <w:bCs/>
          <w:noProof/>
          <w:sz w:val="24"/>
          <w:szCs w:val="24"/>
          <w:lang w:eastAsia="en-IN"/>
        </w:rPr>
        <w:drawing>
          <wp:inline distT="0" distB="0" distL="0" distR="0" wp14:anchorId="3B1DC956" wp14:editId="536404CB">
            <wp:extent cx="5731510" cy="18942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0">
                      <a:extLst>
                        <a:ext uri="{28A0092B-C50C-407E-A947-70E740481C1C}">
                          <a14:useLocalDpi xmlns:a14="http://schemas.microsoft.com/office/drawing/2010/main" val="0"/>
                        </a:ext>
                      </a:extLst>
                    </a:blip>
                    <a:stretch>
                      <a:fillRect/>
                    </a:stretch>
                  </pic:blipFill>
                  <pic:spPr>
                    <a:xfrm>
                      <a:off x="0" y="0"/>
                      <a:ext cx="5731510" cy="1894205"/>
                    </a:xfrm>
                    <a:prstGeom prst="rect">
                      <a:avLst/>
                    </a:prstGeom>
                  </pic:spPr>
                </pic:pic>
              </a:graphicData>
            </a:graphic>
          </wp:inline>
        </w:drawing>
      </w:r>
    </w:p>
    <w:p w14:paraId="7D262F1E" w14:textId="77777777" w:rsidR="005350DD" w:rsidRPr="005350DD" w:rsidRDefault="005350DD" w:rsidP="005350DD">
      <w:pPr>
        <w:spacing w:after="0" w:line="360" w:lineRule="auto"/>
        <w:ind w:left="644"/>
        <w:rPr>
          <w:rFonts w:ascii="Times New Roman" w:hAnsi="Times New Roman" w:cs="Times New Roman"/>
          <w:sz w:val="24"/>
          <w:szCs w:val="24"/>
        </w:rPr>
      </w:pPr>
    </w:p>
    <w:p w14:paraId="156A8585" w14:textId="4E96E3D8" w:rsidR="00795298" w:rsidRDefault="00795298">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6D858304" wp14:editId="5F25F78E">
            <wp:extent cx="5731510" cy="28403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14:paraId="26920AA2" w14:textId="77777777" w:rsidR="00795298" w:rsidRDefault="00795298">
      <w:pPr>
        <w:rPr>
          <w:rFonts w:ascii="Times New Roman" w:hAnsi="Times New Roman" w:cs="Times New Roman"/>
          <w:b/>
          <w:bCs/>
          <w:sz w:val="24"/>
          <w:szCs w:val="24"/>
        </w:rPr>
      </w:pPr>
      <w:r>
        <w:rPr>
          <w:rFonts w:ascii="Times New Roman" w:hAnsi="Times New Roman" w:cs="Times New Roman"/>
          <w:b/>
          <w:bCs/>
          <w:sz w:val="24"/>
          <w:szCs w:val="24"/>
        </w:rPr>
        <w:br w:type="page"/>
      </w:r>
    </w:p>
    <w:p w14:paraId="1F404673" w14:textId="3100A90D" w:rsidR="005350DD" w:rsidRDefault="00795298" w:rsidP="00F2032E">
      <w:pPr>
        <w:spacing w:after="0" w:line="360" w:lineRule="auto"/>
        <w:ind w:left="3524" w:firstLine="76"/>
        <w:rPr>
          <w:rFonts w:ascii="Times New Roman" w:hAnsi="Times New Roman" w:cs="Times New Roman"/>
          <w:b/>
          <w:bCs/>
          <w:sz w:val="24"/>
          <w:szCs w:val="24"/>
        </w:rPr>
      </w:pPr>
      <w:r w:rsidRPr="00795298">
        <w:rPr>
          <w:rFonts w:ascii="Times New Roman" w:hAnsi="Times New Roman" w:cs="Times New Roman"/>
          <w:b/>
          <w:bCs/>
          <w:sz w:val="24"/>
          <w:szCs w:val="24"/>
        </w:rPr>
        <w:lastRenderedPageBreak/>
        <w:t>PLAGIARISM REPORT</w:t>
      </w:r>
    </w:p>
    <w:p w14:paraId="01623670" w14:textId="6651212D" w:rsidR="00F2032E" w:rsidRDefault="00F2032E" w:rsidP="00F2032E">
      <w:pPr>
        <w:spacing w:after="0" w:line="360" w:lineRule="auto"/>
        <w:rPr>
          <w:rFonts w:ascii="Times New Roman" w:hAnsi="Times New Roman" w:cs="Times New Roman"/>
          <w:b/>
          <w:bCs/>
          <w:sz w:val="24"/>
          <w:szCs w:val="24"/>
        </w:rPr>
      </w:pPr>
      <w:r>
        <w:rPr>
          <w:noProof/>
          <w:lang w:eastAsia="en-IN"/>
        </w:rPr>
        <w:drawing>
          <wp:inline distT="0" distB="0" distL="0" distR="0" wp14:anchorId="3C4ECF5C" wp14:editId="353F9106">
            <wp:extent cx="5726430" cy="810069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26430" cy="8100695"/>
                    </a:xfrm>
                    <a:prstGeom prst="rect">
                      <a:avLst/>
                    </a:prstGeom>
                    <a:noFill/>
                    <a:ln>
                      <a:noFill/>
                    </a:ln>
                  </pic:spPr>
                </pic:pic>
              </a:graphicData>
            </a:graphic>
          </wp:inline>
        </w:drawing>
      </w:r>
    </w:p>
    <w:p w14:paraId="51729EED" w14:textId="101F3CA1" w:rsidR="00F2032E" w:rsidRDefault="00F2032E" w:rsidP="00F2032E">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w:drawing>
          <wp:inline distT="0" distB="0" distL="0" distR="0" wp14:anchorId="4A560A59" wp14:editId="28138698">
            <wp:extent cx="5726430" cy="8100695"/>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26430" cy="8100695"/>
                    </a:xfrm>
                    <a:prstGeom prst="rect">
                      <a:avLst/>
                    </a:prstGeom>
                    <a:noFill/>
                    <a:ln>
                      <a:noFill/>
                    </a:ln>
                  </pic:spPr>
                </pic:pic>
              </a:graphicData>
            </a:graphic>
          </wp:inline>
        </w:drawing>
      </w:r>
    </w:p>
    <w:p w14:paraId="51E5F8B3" w14:textId="32235E56" w:rsidR="00795298" w:rsidRDefault="00F2032E" w:rsidP="00F2032E">
      <w:pPr>
        <w:spacing w:after="0" w:line="360" w:lineRule="auto"/>
        <w:rPr>
          <w:rFonts w:ascii="Times New Roman" w:hAnsi="Times New Roman" w:cs="Times New Roman"/>
          <w:b/>
          <w:bCs/>
          <w:sz w:val="24"/>
          <w:szCs w:val="24"/>
        </w:rPr>
      </w:pPr>
      <w:r>
        <w:rPr>
          <w:rFonts w:ascii="Times New Roman" w:hAnsi="Times New Roman" w:cs="Times New Roman"/>
          <w:b/>
          <w:bCs/>
          <w:noProof/>
          <w:sz w:val="24"/>
          <w:szCs w:val="24"/>
          <w:lang w:eastAsia="en-IN"/>
        </w:rPr>
        <w:lastRenderedPageBreak/>
        <w:drawing>
          <wp:inline distT="0" distB="0" distL="0" distR="0" wp14:anchorId="5583EE52" wp14:editId="2EE5513E">
            <wp:extent cx="5726430" cy="633222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b="21831"/>
                    <a:stretch/>
                  </pic:blipFill>
                  <pic:spPr bwMode="auto">
                    <a:xfrm>
                      <a:off x="0" y="0"/>
                      <a:ext cx="5726430" cy="6332220"/>
                    </a:xfrm>
                    <a:prstGeom prst="rect">
                      <a:avLst/>
                    </a:prstGeom>
                    <a:noFill/>
                    <a:ln>
                      <a:noFill/>
                    </a:ln>
                    <a:extLst>
                      <a:ext uri="{53640926-AAD7-44D8-BBD7-CCE9431645EC}">
                        <a14:shadowObscured xmlns:a14="http://schemas.microsoft.com/office/drawing/2010/main"/>
                      </a:ext>
                    </a:extLst>
                  </pic:spPr>
                </pic:pic>
              </a:graphicData>
            </a:graphic>
          </wp:inline>
        </w:drawing>
      </w:r>
    </w:p>
    <w:p w14:paraId="187C8B7E" w14:textId="5DFB6259" w:rsidR="00F2032E" w:rsidRDefault="00F2032E" w:rsidP="00F2032E">
      <w:pPr>
        <w:tabs>
          <w:tab w:val="left" w:pos="6285"/>
        </w:tabs>
        <w:spacing w:line="360" w:lineRule="auto"/>
        <w:rPr>
          <w:rFonts w:ascii="Times New Roman" w:hAnsi="Times New Roman" w:cs="Times New Roman"/>
          <w:sz w:val="24"/>
          <w:szCs w:val="24"/>
        </w:rPr>
      </w:pPr>
      <w:r w:rsidRPr="0005190D">
        <w:rPr>
          <w:rFonts w:ascii="Times New Roman" w:hAnsi="Times New Roman" w:cs="Times New Roman"/>
          <w:sz w:val="24"/>
          <w:szCs w:val="24"/>
        </w:rPr>
        <w:t xml:space="preserve">Place: Delhi </w:t>
      </w:r>
    </w:p>
    <w:p w14:paraId="7D001897" w14:textId="77777777" w:rsidR="00F2032E" w:rsidRDefault="00F2032E" w:rsidP="00F2032E">
      <w:pPr>
        <w:tabs>
          <w:tab w:val="left" w:pos="6285"/>
        </w:tabs>
        <w:spacing w:line="360" w:lineRule="auto"/>
        <w:rPr>
          <w:rFonts w:ascii="Times New Roman" w:hAnsi="Times New Roman" w:cs="Times New Roman"/>
          <w:sz w:val="24"/>
          <w:szCs w:val="24"/>
        </w:rPr>
      </w:pPr>
      <w:r>
        <w:rPr>
          <w:rFonts w:ascii="Times New Roman" w:hAnsi="Times New Roman" w:cs="Times New Roman"/>
          <w:sz w:val="24"/>
          <w:szCs w:val="24"/>
        </w:rPr>
        <w:tab/>
        <w:t xml:space="preserve">        </w:t>
      </w:r>
      <w:r w:rsidRPr="0005190D">
        <w:rPr>
          <w:rFonts w:ascii="Times New Roman" w:hAnsi="Times New Roman" w:cs="Times New Roman"/>
          <w:sz w:val="24"/>
          <w:szCs w:val="24"/>
        </w:rPr>
        <w:t xml:space="preserve">DR. GIRISH KUMAR </w:t>
      </w:r>
    </w:p>
    <w:p w14:paraId="07BC656D" w14:textId="77777777" w:rsidR="00F2032E" w:rsidRDefault="00F2032E" w:rsidP="00F2032E">
      <w:pPr>
        <w:tabs>
          <w:tab w:val="left" w:pos="6285"/>
        </w:tabs>
        <w:spacing w:line="360" w:lineRule="auto"/>
        <w:rPr>
          <w:rFonts w:ascii="Times New Roman" w:hAnsi="Times New Roman" w:cs="Times New Roman"/>
          <w:sz w:val="24"/>
          <w:szCs w:val="24"/>
        </w:rPr>
      </w:pPr>
      <w:r w:rsidRPr="0005190D">
        <w:rPr>
          <w:rFonts w:ascii="Times New Roman" w:hAnsi="Times New Roman" w:cs="Times New Roman"/>
          <w:sz w:val="24"/>
          <w:szCs w:val="24"/>
        </w:rPr>
        <w:t xml:space="preserve">Date: </w:t>
      </w:r>
      <w:r>
        <w:rPr>
          <w:rFonts w:ascii="Times New Roman" w:hAnsi="Times New Roman" w:cs="Times New Roman"/>
          <w:sz w:val="24"/>
          <w:szCs w:val="24"/>
        </w:rPr>
        <w:t>31</w:t>
      </w:r>
      <w:r w:rsidRPr="0005190D">
        <w:rPr>
          <w:rFonts w:ascii="Times New Roman" w:hAnsi="Times New Roman" w:cs="Times New Roman"/>
          <w:sz w:val="24"/>
          <w:szCs w:val="24"/>
        </w:rPr>
        <w:t xml:space="preserve"> May 2021</w:t>
      </w:r>
    </w:p>
    <w:p w14:paraId="618BB0C8" w14:textId="77777777" w:rsidR="00F2032E" w:rsidRDefault="00F2032E" w:rsidP="00F2032E">
      <w:pPr>
        <w:tabs>
          <w:tab w:val="left" w:pos="6285"/>
        </w:tabs>
        <w:spacing w:line="360" w:lineRule="auto"/>
        <w:ind w:left="2880"/>
        <w:jc w:val="right"/>
        <w:rPr>
          <w:rFonts w:ascii="Times New Roman" w:hAnsi="Times New Roman" w:cs="Times New Roman"/>
          <w:sz w:val="24"/>
          <w:szCs w:val="24"/>
        </w:rPr>
      </w:pPr>
    </w:p>
    <w:p w14:paraId="11E6C796" w14:textId="0FF8DCD5" w:rsidR="00F2032E" w:rsidRPr="00F2032E" w:rsidRDefault="00F2032E" w:rsidP="00F2032E">
      <w:pPr>
        <w:tabs>
          <w:tab w:val="left" w:pos="6285"/>
        </w:tabs>
        <w:spacing w:line="360" w:lineRule="auto"/>
        <w:ind w:left="2880"/>
        <w:jc w:val="right"/>
        <w:rPr>
          <w:rFonts w:ascii="Times New Roman" w:hAnsi="Times New Roman" w:cs="Times New Roman"/>
          <w:sz w:val="24"/>
          <w:szCs w:val="24"/>
        </w:rPr>
      </w:pPr>
      <w:r>
        <w:rPr>
          <w:rFonts w:ascii="Times New Roman" w:hAnsi="Times New Roman" w:cs="Times New Roman"/>
          <w:sz w:val="24"/>
          <w:szCs w:val="24"/>
        </w:rPr>
        <w:tab/>
      </w:r>
      <w:r w:rsidRPr="0005190D">
        <w:rPr>
          <w:rFonts w:ascii="Times New Roman" w:hAnsi="Times New Roman" w:cs="Times New Roman"/>
          <w:sz w:val="24"/>
          <w:szCs w:val="24"/>
        </w:rPr>
        <w:t xml:space="preserve"> SUPERVISOR Associate Professor, Department of Mechanical Engineering Delhi Technological University, Bawana Road, Delhi-110042</w:t>
      </w:r>
    </w:p>
    <w:sectPr w:rsidR="00F2032E" w:rsidRPr="00F2032E" w:rsidSect="006D1F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C3E1B" w14:textId="77777777" w:rsidR="00D77D06" w:rsidRDefault="00D77D06">
      <w:pPr>
        <w:spacing w:after="0" w:line="240" w:lineRule="auto"/>
      </w:pPr>
      <w:r>
        <w:separator/>
      </w:r>
    </w:p>
  </w:endnote>
  <w:endnote w:type="continuationSeparator" w:id="0">
    <w:p w14:paraId="6F9417B3" w14:textId="77777777" w:rsidR="00D77D06" w:rsidRDefault="00D77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1085678"/>
      <w:docPartObj>
        <w:docPartGallery w:val="Page Numbers (Bottom of Page)"/>
        <w:docPartUnique/>
      </w:docPartObj>
    </w:sdtPr>
    <w:sdtEndPr>
      <w:rPr>
        <w:noProof/>
      </w:rPr>
    </w:sdtEndPr>
    <w:sdtContent>
      <w:p w14:paraId="4EE3DF91" w14:textId="4E7C7335" w:rsidR="003B3FB7" w:rsidRDefault="00D77D06">
        <w:pPr>
          <w:pStyle w:val="Footer"/>
          <w:jc w:val="center"/>
        </w:pPr>
      </w:p>
    </w:sdtContent>
  </w:sdt>
  <w:p w14:paraId="69129521" w14:textId="77777777" w:rsidR="003B3FB7" w:rsidRPr="00EE4B14" w:rsidRDefault="003B3FB7" w:rsidP="00420501">
    <w:pPr>
      <w:pStyle w:val="Footer"/>
      <w:jc w:val="right"/>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2689959"/>
      <w:docPartObj>
        <w:docPartGallery w:val="Page Numbers (Bottom of Page)"/>
        <w:docPartUnique/>
      </w:docPartObj>
    </w:sdtPr>
    <w:sdtEndPr>
      <w:rPr>
        <w:noProof/>
      </w:rPr>
    </w:sdtEndPr>
    <w:sdtContent>
      <w:p w14:paraId="47C36970" w14:textId="77777777" w:rsidR="003B3FB7" w:rsidRDefault="003B3FB7">
        <w:pPr>
          <w:pStyle w:val="Footer"/>
          <w:jc w:val="center"/>
        </w:pPr>
        <w:r>
          <w:fldChar w:fldCharType="begin"/>
        </w:r>
        <w:r>
          <w:instrText xml:space="preserve"> PAGE   \* MERGEFORMAT </w:instrText>
        </w:r>
        <w:r>
          <w:fldChar w:fldCharType="separate"/>
        </w:r>
        <w:r w:rsidR="00EF46F9">
          <w:rPr>
            <w:noProof/>
          </w:rPr>
          <w:t>i</w:t>
        </w:r>
        <w:r>
          <w:rPr>
            <w:noProof/>
          </w:rPr>
          <w:fldChar w:fldCharType="end"/>
        </w:r>
      </w:p>
    </w:sdtContent>
  </w:sdt>
  <w:p w14:paraId="2EB0D70A" w14:textId="77777777" w:rsidR="003B3FB7" w:rsidRPr="00EE4B14" w:rsidRDefault="003B3FB7" w:rsidP="00420501">
    <w:pPr>
      <w:pStyle w:val="Footer"/>
      <w:jc w:val="right"/>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701780" w14:textId="77777777" w:rsidR="00D77D06" w:rsidRDefault="00D77D06">
      <w:pPr>
        <w:spacing w:after="0" w:line="240" w:lineRule="auto"/>
      </w:pPr>
      <w:r>
        <w:separator/>
      </w:r>
    </w:p>
  </w:footnote>
  <w:footnote w:type="continuationSeparator" w:id="0">
    <w:p w14:paraId="39411375" w14:textId="77777777" w:rsidR="00D77D06" w:rsidRDefault="00D77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4EABA" w14:textId="417E3DCC" w:rsidR="003B3FB7" w:rsidRDefault="003B3FB7">
    <w:pPr>
      <w:pStyle w:val="Header"/>
      <w:jc w:val="right"/>
    </w:pPr>
  </w:p>
  <w:p w14:paraId="60EAC87B" w14:textId="766BF089" w:rsidR="003B3FB7" w:rsidRDefault="003B3FB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792399"/>
      <w:docPartObj>
        <w:docPartGallery w:val="Page Numbers (Top of Page)"/>
        <w:docPartUnique/>
      </w:docPartObj>
    </w:sdtPr>
    <w:sdtEndPr>
      <w:rPr>
        <w:noProof/>
      </w:rPr>
    </w:sdtEndPr>
    <w:sdtContent>
      <w:p w14:paraId="76C7BDDE" w14:textId="4263F472" w:rsidR="003B3FB7" w:rsidRDefault="00D77D06" w:rsidP="00E7163A">
        <w:pPr>
          <w:pStyle w:val="Header"/>
          <w:jc w:val="right"/>
        </w:pPr>
      </w:p>
    </w:sdtContent>
  </w:sdt>
  <w:p w14:paraId="67CBF7F7" w14:textId="77777777" w:rsidR="003B3FB7" w:rsidRDefault="003B3F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216ACEE"/>
    <w:lvl w:ilvl="0">
      <w:start w:val="1"/>
      <w:numFmt w:val="decimal"/>
      <w:lvlText w:val="%1."/>
      <w:lvlJc w:val="left"/>
      <w:pPr>
        <w:tabs>
          <w:tab w:val="num" w:pos="360"/>
        </w:tabs>
      </w:pPr>
    </w:lvl>
    <w:lvl w:ilvl="1">
      <w:start w:val="1"/>
      <w:numFmt w:val="decimal"/>
      <w:lvlText w:val="%1.%2"/>
      <w:lvlJc w:val="left"/>
      <w:pPr>
        <w:tabs>
          <w:tab w:val="num" w:pos="360"/>
        </w:tabs>
      </w:pPr>
    </w:lvl>
    <w:lvl w:ilvl="2">
      <w:start w:val="1"/>
      <w:numFmt w:val="decimal"/>
      <w:lvlText w:val="%1.%2.%3"/>
      <w:lvlJc w:val="left"/>
      <w:pPr>
        <w:tabs>
          <w:tab w:val="num" w:pos="0"/>
        </w:tabs>
      </w:pPr>
    </w:lvl>
    <w:lvl w:ilvl="3">
      <w:start w:val="1"/>
      <w:numFmt w:val="decimal"/>
      <w:lvlText w:val="%1.%2.%3.%4"/>
      <w:lvlJc w:val="left"/>
      <w:pPr>
        <w:tabs>
          <w:tab w:val="num" w:pos="0"/>
        </w:tabs>
      </w:pPr>
    </w:lvl>
    <w:lvl w:ilvl="4">
      <w:start w:val="1"/>
      <w:numFmt w:val="decimal"/>
      <w:lvlText w:val="%1.%2.%3.%4.%5"/>
      <w:lvlJc w:val="left"/>
      <w:pPr>
        <w:tabs>
          <w:tab w:val="num" w:pos="0"/>
        </w:tabs>
      </w:pPr>
    </w:lvl>
    <w:lvl w:ilvl="5">
      <w:start w:val="1"/>
      <w:numFmt w:val="decimal"/>
      <w:lvlText w:val="%1.%2.%3.%4.%5.%6"/>
      <w:lvlJc w:val="left"/>
      <w:pPr>
        <w:tabs>
          <w:tab w:val="num" w:pos="0"/>
        </w:tabs>
      </w:pPr>
    </w:lvl>
    <w:lvl w:ilvl="6">
      <w:start w:val="1"/>
      <w:numFmt w:val="decimal"/>
      <w:lvlText w:val="%1.%2.%3.%4.%5.%6.%7"/>
      <w:lvlJc w:val="left"/>
      <w:pPr>
        <w:tabs>
          <w:tab w:val="num" w:pos="0"/>
        </w:tabs>
      </w:pPr>
    </w:lvl>
    <w:lvl w:ilvl="7">
      <w:start w:val="1"/>
      <w:numFmt w:val="decimal"/>
      <w:lvlText w:val="%1.%2.%3.%4.%5.%6.%7.%8"/>
      <w:lvlJc w:val="left"/>
      <w:pPr>
        <w:tabs>
          <w:tab w:val="num" w:pos="0"/>
        </w:tabs>
      </w:pPr>
    </w:lvl>
    <w:lvl w:ilvl="8">
      <w:start w:val="1"/>
      <w:numFmt w:val="decimal"/>
      <w:lvlText w:val="%1.%2.%3.%4.%5.%6.%7.%8.%9"/>
      <w:lvlJc w:val="left"/>
      <w:pPr>
        <w:tabs>
          <w:tab w:val="num" w:pos="0"/>
        </w:tabs>
      </w:pPr>
    </w:lvl>
  </w:abstractNum>
  <w:abstractNum w:abstractNumId="1" w15:restartNumberingAfterBreak="0">
    <w:nsid w:val="06CE3B63"/>
    <w:multiLevelType w:val="multilevel"/>
    <w:tmpl w:val="276483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15F12EB"/>
    <w:multiLevelType w:val="hybridMultilevel"/>
    <w:tmpl w:val="FF948C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F04AE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B212E29"/>
    <w:multiLevelType w:val="multilevel"/>
    <w:tmpl w:val="45146208"/>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407E59B4"/>
    <w:multiLevelType w:val="hybridMultilevel"/>
    <w:tmpl w:val="0AD041A4"/>
    <w:lvl w:ilvl="0" w:tplc="7EE226BA">
      <w:start w:val="1"/>
      <w:numFmt w:val="decimal"/>
      <w:lvlText w:val="%1."/>
      <w:lvlJc w:val="left"/>
      <w:pPr>
        <w:ind w:left="644" w:hanging="360"/>
      </w:pPr>
      <w:rPr>
        <w:rFonts w:ascii="Times New Roman" w:hAnsi="Times New Roman" w:cs="Times New Roman" w:hint="default"/>
        <w:b w:val="0"/>
        <w:sz w:val="24"/>
        <w:szCs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 w15:restartNumberingAfterBreak="0">
    <w:nsid w:val="42700B07"/>
    <w:multiLevelType w:val="hybridMultilevel"/>
    <w:tmpl w:val="346EA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B7C5FDD"/>
    <w:multiLevelType w:val="hybridMultilevel"/>
    <w:tmpl w:val="37A2A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F63DD0"/>
    <w:multiLevelType w:val="hybridMultilevel"/>
    <w:tmpl w:val="2E363D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9163B3A"/>
    <w:multiLevelType w:val="hybridMultilevel"/>
    <w:tmpl w:val="1C9E2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D637E0"/>
    <w:multiLevelType w:val="multilevel"/>
    <w:tmpl w:val="91AAA938"/>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750B6694"/>
    <w:multiLevelType w:val="multilevel"/>
    <w:tmpl w:val="E8C2E02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500"/>
        </w:tabs>
        <w:ind w:left="450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6"/>
  </w:num>
  <w:num w:numId="2">
    <w:abstractNumId w:val="3"/>
  </w:num>
  <w:num w:numId="3">
    <w:abstractNumId w:val="10"/>
  </w:num>
  <w:num w:numId="4">
    <w:abstractNumId w:val="1"/>
  </w:num>
  <w:num w:numId="5">
    <w:abstractNumId w:val="11"/>
  </w:num>
  <w:num w:numId="6">
    <w:abstractNumId w:val="0"/>
  </w:num>
  <w:num w:numId="7">
    <w:abstractNumId w:val="5"/>
  </w:num>
  <w:num w:numId="8">
    <w:abstractNumId w:val="2"/>
  </w:num>
  <w:num w:numId="9">
    <w:abstractNumId w:val="8"/>
  </w:num>
  <w:num w:numId="10">
    <w:abstractNumId w:val="7"/>
  </w:num>
  <w:num w:numId="11">
    <w:abstractNumId w:val="4"/>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F01CD"/>
    <w:rsid w:val="00000125"/>
    <w:rsid w:val="0000160A"/>
    <w:rsid w:val="0005606F"/>
    <w:rsid w:val="000715E3"/>
    <w:rsid w:val="000C1A67"/>
    <w:rsid w:val="000D65B1"/>
    <w:rsid w:val="000E4FEC"/>
    <w:rsid w:val="000E5F44"/>
    <w:rsid w:val="001306AD"/>
    <w:rsid w:val="00134AC2"/>
    <w:rsid w:val="00141351"/>
    <w:rsid w:val="0018057D"/>
    <w:rsid w:val="001D0B6F"/>
    <w:rsid w:val="001D156B"/>
    <w:rsid w:val="001E4343"/>
    <w:rsid w:val="00212135"/>
    <w:rsid w:val="002264A9"/>
    <w:rsid w:val="002447ED"/>
    <w:rsid w:val="002672C7"/>
    <w:rsid w:val="002E1E06"/>
    <w:rsid w:val="003168C1"/>
    <w:rsid w:val="00346761"/>
    <w:rsid w:val="003844FB"/>
    <w:rsid w:val="00390F79"/>
    <w:rsid w:val="003B3FB7"/>
    <w:rsid w:val="003D1271"/>
    <w:rsid w:val="003D746B"/>
    <w:rsid w:val="003F3E96"/>
    <w:rsid w:val="00420501"/>
    <w:rsid w:val="00422784"/>
    <w:rsid w:val="0045558B"/>
    <w:rsid w:val="00466311"/>
    <w:rsid w:val="00481D44"/>
    <w:rsid w:val="00487436"/>
    <w:rsid w:val="004E704E"/>
    <w:rsid w:val="004F73AE"/>
    <w:rsid w:val="00512936"/>
    <w:rsid w:val="00512A94"/>
    <w:rsid w:val="005350DD"/>
    <w:rsid w:val="0056222C"/>
    <w:rsid w:val="0057404E"/>
    <w:rsid w:val="00592BD8"/>
    <w:rsid w:val="00595A33"/>
    <w:rsid w:val="005A3BD3"/>
    <w:rsid w:val="005B13DA"/>
    <w:rsid w:val="005B59B0"/>
    <w:rsid w:val="005E52B7"/>
    <w:rsid w:val="00622494"/>
    <w:rsid w:val="00667E93"/>
    <w:rsid w:val="006A19B7"/>
    <w:rsid w:val="006D1F54"/>
    <w:rsid w:val="006F7E47"/>
    <w:rsid w:val="0070380C"/>
    <w:rsid w:val="00787907"/>
    <w:rsid w:val="00795298"/>
    <w:rsid w:val="00797B07"/>
    <w:rsid w:val="007A3C4C"/>
    <w:rsid w:val="007A65C3"/>
    <w:rsid w:val="007E74DD"/>
    <w:rsid w:val="0086142E"/>
    <w:rsid w:val="008739D7"/>
    <w:rsid w:val="008742B7"/>
    <w:rsid w:val="008B087A"/>
    <w:rsid w:val="008B4133"/>
    <w:rsid w:val="008D16A9"/>
    <w:rsid w:val="008D426A"/>
    <w:rsid w:val="008E2A81"/>
    <w:rsid w:val="009009FE"/>
    <w:rsid w:val="00901380"/>
    <w:rsid w:val="00902BB5"/>
    <w:rsid w:val="00915B34"/>
    <w:rsid w:val="009736FC"/>
    <w:rsid w:val="00995142"/>
    <w:rsid w:val="00995178"/>
    <w:rsid w:val="009B3530"/>
    <w:rsid w:val="00A2453F"/>
    <w:rsid w:val="00A377B9"/>
    <w:rsid w:val="00A51544"/>
    <w:rsid w:val="00A55089"/>
    <w:rsid w:val="00A64007"/>
    <w:rsid w:val="00A96E17"/>
    <w:rsid w:val="00AD25A8"/>
    <w:rsid w:val="00AD5AB7"/>
    <w:rsid w:val="00AF30BB"/>
    <w:rsid w:val="00B33664"/>
    <w:rsid w:val="00B465C0"/>
    <w:rsid w:val="00B72CD6"/>
    <w:rsid w:val="00B74C3B"/>
    <w:rsid w:val="00B757A6"/>
    <w:rsid w:val="00B82C8E"/>
    <w:rsid w:val="00BD6CBB"/>
    <w:rsid w:val="00BF01CD"/>
    <w:rsid w:val="00C01307"/>
    <w:rsid w:val="00C11B74"/>
    <w:rsid w:val="00C3130A"/>
    <w:rsid w:val="00C72F07"/>
    <w:rsid w:val="00CD71B4"/>
    <w:rsid w:val="00CF7B52"/>
    <w:rsid w:val="00D02B27"/>
    <w:rsid w:val="00D10A91"/>
    <w:rsid w:val="00D3759D"/>
    <w:rsid w:val="00D461ED"/>
    <w:rsid w:val="00D50B73"/>
    <w:rsid w:val="00D51CF4"/>
    <w:rsid w:val="00D77D06"/>
    <w:rsid w:val="00D80C54"/>
    <w:rsid w:val="00DC2DA2"/>
    <w:rsid w:val="00E3301B"/>
    <w:rsid w:val="00E40BFC"/>
    <w:rsid w:val="00E7163A"/>
    <w:rsid w:val="00E769CF"/>
    <w:rsid w:val="00E93EF8"/>
    <w:rsid w:val="00EB4379"/>
    <w:rsid w:val="00EC1447"/>
    <w:rsid w:val="00EC1BD2"/>
    <w:rsid w:val="00ED0268"/>
    <w:rsid w:val="00ED292B"/>
    <w:rsid w:val="00EF46F9"/>
    <w:rsid w:val="00F2032E"/>
    <w:rsid w:val="00F258EF"/>
    <w:rsid w:val="00F32CBA"/>
    <w:rsid w:val="00F60554"/>
    <w:rsid w:val="00F858F6"/>
    <w:rsid w:val="00F922E2"/>
    <w:rsid w:val="00F93689"/>
    <w:rsid w:val="00F97EF3"/>
    <w:rsid w:val="00FA2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30D41B"/>
  <w15:docId w15:val="{E85F098D-A166-4C2C-8CC5-99C58370A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01CD"/>
  </w:style>
  <w:style w:type="paragraph" w:styleId="Heading1">
    <w:name w:val="heading 1"/>
    <w:basedOn w:val="Normal"/>
    <w:next w:val="Normal"/>
    <w:link w:val="Heading1Char"/>
    <w:qFormat/>
    <w:rsid w:val="00E93EF8"/>
    <w:pPr>
      <w:keepNext/>
      <w:numPr>
        <w:numId w:val="5"/>
      </w:numPr>
      <w:autoSpaceDE w:val="0"/>
      <w:autoSpaceDN w:val="0"/>
      <w:spacing w:before="360" w:after="120" w:line="240" w:lineRule="auto"/>
      <w:jc w:val="both"/>
      <w:outlineLvl w:val="0"/>
    </w:pPr>
    <w:rPr>
      <w:rFonts w:ascii="Times New Roman" w:eastAsia="Times New Roman" w:hAnsi="Times New Roman" w:cs="Times New Roman"/>
      <w:b/>
      <w:bCs/>
      <w:kern w:val="28"/>
      <w:sz w:val="28"/>
      <w:szCs w:val="30"/>
      <w:lang w:val="en-US" w:eastAsia="cs-CZ"/>
    </w:rPr>
  </w:style>
  <w:style w:type="paragraph" w:styleId="Heading2">
    <w:name w:val="heading 2"/>
    <w:basedOn w:val="Normal"/>
    <w:next w:val="Normal"/>
    <w:link w:val="Heading2Char"/>
    <w:qFormat/>
    <w:rsid w:val="00E93EF8"/>
    <w:pPr>
      <w:keepNext/>
      <w:numPr>
        <w:ilvl w:val="1"/>
        <w:numId w:val="5"/>
      </w:numPr>
      <w:tabs>
        <w:tab w:val="right" w:pos="454"/>
      </w:tabs>
      <w:autoSpaceDE w:val="0"/>
      <w:autoSpaceDN w:val="0"/>
      <w:spacing w:before="240" w:after="120" w:line="240" w:lineRule="auto"/>
      <w:ind w:left="340" w:hanging="340"/>
      <w:jc w:val="both"/>
      <w:outlineLvl w:val="1"/>
    </w:pPr>
    <w:rPr>
      <w:rFonts w:ascii="Times New Roman" w:eastAsia="Times New Roman" w:hAnsi="Times New Roman" w:cs="Times New Roman"/>
      <w:b/>
      <w:bCs/>
      <w:sz w:val="24"/>
      <w:szCs w:val="24"/>
      <w:lang w:val="en-US" w:eastAsia="cs-CZ"/>
    </w:rPr>
  </w:style>
  <w:style w:type="paragraph" w:styleId="Heading3">
    <w:name w:val="heading 3"/>
    <w:basedOn w:val="Normal"/>
    <w:next w:val="Normal"/>
    <w:link w:val="Heading3Char"/>
    <w:qFormat/>
    <w:rsid w:val="00E93EF8"/>
    <w:pPr>
      <w:keepNext/>
      <w:numPr>
        <w:ilvl w:val="2"/>
        <w:numId w:val="5"/>
      </w:numPr>
      <w:autoSpaceDE w:val="0"/>
      <w:autoSpaceDN w:val="0"/>
      <w:spacing w:before="120" w:after="60" w:line="240" w:lineRule="auto"/>
      <w:jc w:val="both"/>
      <w:outlineLvl w:val="2"/>
    </w:pPr>
    <w:rPr>
      <w:rFonts w:ascii="Times New Roman" w:eastAsia="Times New Roman" w:hAnsi="Times New Roman" w:cs="Times New Roman"/>
      <w:b/>
      <w:bCs/>
      <w:sz w:val="24"/>
      <w:lang w:val="en-US" w:eastAsia="cs-CZ"/>
    </w:rPr>
  </w:style>
  <w:style w:type="paragraph" w:styleId="Heading4">
    <w:name w:val="heading 4"/>
    <w:basedOn w:val="Normal"/>
    <w:next w:val="Normal"/>
    <w:link w:val="Heading4Char"/>
    <w:qFormat/>
    <w:rsid w:val="00E93EF8"/>
    <w:pPr>
      <w:keepNext/>
      <w:numPr>
        <w:ilvl w:val="3"/>
        <w:numId w:val="5"/>
      </w:numPr>
      <w:tabs>
        <w:tab w:val="num" w:pos="0"/>
      </w:tabs>
      <w:autoSpaceDE w:val="0"/>
      <w:autoSpaceDN w:val="0"/>
      <w:spacing w:before="240" w:after="60" w:line="240" w:lineRule="auto"/>
      <w:ind w:left="340" w:hanging="340"/>
      <w:jc w:val="both"/>
      <w:outlineLvl w:val="3"/>
    </w:pPr>
    <w:rPr>
      <w:rFonts w:ascii="Arial" w:eastAsia="Times New Roman" w:hAnsi="Arial" w:cs="Arial"/>
      <w:b/>
      <w:bCs/>
      <w:sz w:val="24"/>
      <w:szCs w:val="24"/>
      <w:lang w:val="en-US" w:eastAsia="cs-CZ"/>
    </w:rPr>
  </w:style>
  <w:style w:type="paragraph" w:styleId="Heading5">
    <w:name w:val="heading 5"/>
    <w:basedOn w:val="Normal"/>
    <w:next w:val="Normal"/>
    <w:link w:val="Heading5Char"/>
    <w:qFormat/>
    <w:rsid w:val="00E93EF8"/>
    <w:pPr>
      <w:numPr>
        <w:ilvl w:val="4"/>
        <w:numId w:val="5"/>
      </w:numPr>
      <w:tabs>
        <w:tab w:val="num" w:pos="0"/>
      </w:tabs>
      <w:autoSpaceDE w:val="0"/>
      <w:autoSpaceDN w:val="0"/>
      <w:spacing w:before="240" w:after="60" w:line="240" w:lineRule="auto"/>
      <w:ind w:left="340" w:hanging="340"/>
      <w:jc w:val="both"/>
      <w:outlineLvl w:val="4"/>
    </w:pPr>
    <w:rPr>
      <w:rFonts w:ascii="Arial" w:eastAsia="Times New Roman" w:hAnsi="Arial" w:cs="Arial"/>
      <w:lang w:val="en-US" w:eastAsia="cs-CZ"/>
    </w:rPr>
  </w:style>
  <w:style w:type="paragraph" w:styleId="Heading6">
    <w:name w:val="heading 6"/>
    <w:basedOn w:val="Normal"/>
    <w:next w:val="Normal"/>
    <w:link w:val="Heading6Char"/>
    <w:qFormat/>
    <w:rsid w:val="00E93EF8"/>
    <w:pPr>
      <w:numPr>
        <w:ilvl w:val="5"/>
        <w:numId w:val="5"/>
      </w:numPr>
      <w:tabs>
        <w:tab w:val="num" w:pos="0"/>
      </w:tabs>
      <w:autoSpaceDE w:val="0"/>
      <w:autoSpaceDN w:val="0"/>
      <w:spacing w:before="240" w:after="60" w:line="240" w:lineRule="auto"/>
      <w:ind w:left="340" w:hanging="340"/>
      <w:jc w:val="both"/>
      <w:outlineLvl w:val="5"/>
    </w:pPr>
    <w:rPr>
      <w:rFonts w:ascii="Times New Roman" w:eastAsia="Times New Roman" w:hAnsi="Times New Roman" w:cs="Times New Roman"/>
      <w:i/>
      <w:iCs/>
      <w:lang w:val="en-US" w:eastAsia="cs-CZ"/>
    </w:rPr>
  </w:style>
  <w:style w:type="paragraph" w:styleId="Heading7">
    <w:name w:val="heading 7"/>
    <w:basedOn w:val="Normal"/>
    <w:next w:val="Normal"/>
    <w:link w:val="Heading7Char"/>
    <w:qFormat/>
    <w:rsid w:val="00E93EF8"/>
    <w:pPr>
      <w:numPr>
        <w:ilvl w:val="6"/>
        <w:numId w:val="5"/>
      </w:numPr>
      <w:tabs>
        <w:tab w:val="num" w:pos="0"/>
      </w:tabs>
      <w:autoSpaceDE w:val="0"/>
      <w:autoSpaceDN w:val="0"/>
      <w:spacing w:before="240" w:after="60" w:line="240" w:lineRule="auto"/>
      <w:ind w:left="340" w:hanging="340"/>
      <w:jc w:val="both"/>
      <w:outlineLvl w:val="6"/>
    </w:pPr>
    <w:rPr>
      <w:rFonts w:ascii="Arial" w:eastAsia="Times New Roman" w:hAnsi="Arial" w:cs="Arial"/>
      <w:lang w:val="en-US" w:eastAsia="cs-CZ"/>
    </w:rPr>
  </w:style>
  <w:style w:type="paragraph" w:styleId="Heading8">
    <w:name w:val="heading 8"/>
    <w:basedOn w:val="Normal"/>
    <w:next w:val="Normal"/>
    <w:link w:val="Heading8Char"/>
    <w:qFormat/>
    <w:rsid w:val="00E93EF8"/>
    <w:pPr>
      <w:numPr>
        <w:ilvl w:val="7"/>
        <w:numId w:val="5"/>
      </w:numPr>
      <w:tabs>
        <w:tab w:val="num" w:pos="0"/>
      </w:tabs>
      <w:autoSpaceDE w:val="0"/>
      <w:autoSpaceDN w:val="0"/>
      <w:spacing w:before="240" w:after="60" w:line="240" w:lineRule="auto"/>
      <w:ind w:left="340" w:hanging="340"/>
      <w:jc w:val="both"/>
      <w:outlineLvl w:val="7"/>
    </w:pPr>
    <w:rPr>
      <w:rFonts w:ascii="Arial" w:eastAsia="Times New Roman" w:hAnsi="Arial" w:cs="Arial"/>
      <w:i/>
      <w:iCs/>
      <w:lang w:val="en-US" w:eastAsia="cs-CZ"/>
    </w:rPr>
  </w:style>
  <w:style w:type="paragraph" w:styleId="Heading9">
    <w:name w:val="heading 9"/>
    <w:basedOn w:val="Normal"/>
    <w:next w:val="Normal"/>
    <w:link w:val="Heading9Char"/>
    <w:qFormat/>
    <w:rsid w:val="00E93EF8"/>
    <w:pPr>
      <w:numPr>
        <w:ilvl w:val="8"/>
        <w:numId w:val="5"/>
      </w:numPr>
      <w:tabs>
        <w:tab w:val="num" w:pos="0"/>
      </w:tabs>
      <w:autoSpaceDE w:val="0"/>
      <w:autoSpaceDN w:val="0"/>
      <w:spacing w:before="240" w:after="60" w:line="240" w:lineRule="auto"/>
      <w:ind w:left="340" w:hanging="340"/>
      <w:jc w:val="both"/>
      <w:outlineLvl w:val="8"/>
    </w:pPr>
    <w:rPr>
      <w:rFonts w:ascii="Arial" w:eastAsia="Times New Roman" w:hAnsi="Arial" w:cs="Arial"/>
      <w:b/>
      <w:bCs/>
      <w:i/>
      <w:iCs/>
      <w:sz w:val="18"/>
      <w:szCs w:val="18"/>
      <w:lang w:val="en-US" w:eastAsia="cs-C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01CD"/>
    <w:pPr>
      <w:ind w:left="720"/>
      <w:contextualSpacing/>
    </w:pPr>
  </w:style>
  <w:style w:type="paragraph" w:styleId="NoSpacing">
    <w:name w:val="No Spacing"/>
    <w:link w:val="NoSpacingChar"/>
    <w:uiPriority w:val="1"/>
    <w:qFormat/>
    <w:rsid w:val="00BF01C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F01CD"/>
    <w:rPr>
      <w:rFonts w:eastAsiaTheme="minorEastAsia"/>
      <w:lang w:val="en-US"/>
    </w:rPr>
  </w:style>
  <w:style w:type="paragraph" w:styleId="Header">
    <w:name w:val="header"/>
    <w:basedOn w:val="Normal"/>
    <w:link w:val="HeaderChar"/>
    <w:uiPriority w:val="99"/>
    <w:unhideWhenUsed/>
    <w:rsid w:val="00BF01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01CD"/>
  </w:style>
  <w:style w:type="paragraph" w:styleId="Footer">
    <w:name w:val="footer"/>
    <w:basedOn w:val="Normal"/>
    <w:link w:val="FooterChar"/>
    <w:uiPriority w:val="99"/>
    <w:unhideWhenUsed/>
    <w:rsid w:val="00BF01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01CD"/>
  </w:style>
  <w:style w:type="paragraph" w:customStyle="1" w:styleId="TTPKeywords">
    <w:name w:val="TTP Keywords"/>
    <w:basedOn w:val="Normal"/>
    <w:next w:val="Normal"/>
    <w:uiPriority w:val="99"/>
    <w:rsid w:val="00BF01CD"/>
    <w:pPr>
      <w:autoSpaceDE w:val="0"/>
      <w:autoSpaceDN w:val="0"/>
      <w:spacing w:before="360" w:after="0" w:line="240" w:lineRule="auto"/>
      <w:ind w:firstLine="284"/>
      <w:jc w:val="both"/>
    </w:pPr>
    <w:rPr>
      <w:rFonts w:ascii="Arial" w:eastAsia="SimSun" w:hAnsi="Arial" w:cs="Times New Roman"/>
      <w:szCs w:val="20"/>
      <w:lang w:val="en-US"/>
    </w:rPr>
  </w:style>
  <w:style w:type="character" w:customStyle="1" w:styleId="Heading1Char">
    <w:name w:val="Heading 1 Char"/>
    <w:basedOn w:val="DefaultParagraphFont"/>
    <w:link w:val="Heading1"/>
    <w:rsid w:val="00E93EF8"/>
    <w:rPr>
      <w:rFonts w:ascii="Times New Roman" w:eastAsia="Times New Roman" w:hAnsi="Times New Roman" w:cs="Times New Roman"/>
      <w:b/>
      <w:bCs/>
      <w:kern w:val="28"/>
      <w:sz w:val="28"/>
      <w:szCs w:val="30"/>
      <w:lang w:val="en-US" w:eastAsia="cs-CZ"/>
    </w:rPr>
  </w:style>
  <w:style w:type="character" w:customStyle="1" w:styleId="Heading2Char">
    <w:name w:val="Heading 2 Char"/>
    <w:basedOn w:val="DefaultParagraphFont"/>
    <w:link w:val="Heading2"/>
    <w:rsid w:val="00E93EF8"/>
    <w:rPr>
      <w:rFonts w:ascii="Times New Roman" w:eastAsia="Times New Roman" w:hAnsi="Times New Roman" w:cs="Times New Roman"/>
      <w:b/>
      <w:bCs/>
      <w:sz w:val="24"/>
      <w:szCs w:val="24"/>
      <w:lang w:val="en-US" w:eastAsia="cs-CZ"/>
    </w:rPr>
  </w:style>
  <w:style w:type="character" w:customStyle="1" w:styleId="Heading3Char">
    <w:name w:val="Heading 3 Char"/>
    <w:basedOn w:val="DefaultParagraphFont"/>
    <w:link w:val="Heading3"/>
    <w:rsid w:val="00E93EF8"/>
    <w:rPr>
      <w:rFonts w:ascii="Times New Roman" w:eastAsia="Times New Roman" w:hAnsi="Times New Roman" w:cs="Times New Roman"/>
      <w:b/>
      <w:bCs/>
      <w:sz w:val="24"/>
      <w:lang w:val="en-US" w:eastAsia="cs-CZ"/>
    </w:rPr>
  </w:style>
  <w:style w:type="character" w:customStyle="1" w:styleId="Heading4Char">
    <w:name w:val="Heading 4 Char"/>
    <w:basedOn w:val="DefaultParagraphFont"/>
    <w:link w:val="Heading4"/>
    <w:rsid w:val="00E93EF8"/>
    <w:rPr>
      <w:rFonts w:ascii="Arial" w:eastAsia="Times New Roman" w:hAnsi="Arial" w:cs="Arial"/>
      <w:b/>
      <w:bCs/>
      <w:sz w:val="24"/>
      <w:szCs w:val="24"/>
      <w:lang w:val="en-US" w:eastAsia="cs-CZ"/>
    </w:rPr>
  </w:style>
  <w:style w:type="character" w:customStyle="1" w:styleId="Heading5Char">
    <w:name w:val="Heading 5 Char"/>
    <w:basedOn w:val="DefaultParagraphFont"/>
    <w:link w:val="Heading5"/>
    <w:rsid w:val="00E93EF8"/>
    <w:rPr>
      <w:rFonts w:ascii="Arial" w:eastAsia="Times New Roman" w:hAnsi="Arial" w:cs="Arial"/>
      <w:lang w:val="en-US" w:eastAsia="cs-CZ"/>
    </w:rPr>
  </w:style>
  <w:style w:type="character" w:customStyle="1" w:styleId="Heading6Char">
    <w:name w:val="Heading 6 Char"/>
    <w:basedOn w:val="DefaultParagraphFont"/>
    <w:link w:val="Heading6"/>
    <w:rsid w:val="00E93EF8"/>
    <w:rPr>
      <w:rFonts w:ascii="Times New Roman" w:eastAsia="Times New Roman" w:hAnsi="Times New Roman" w:cs="Times New Roman"/>
      <w:i/>
      <w:iCs/>
      <w:lang w:val="en-US" w:eastAsia="cs-CZ"/>
    </w:rPr>
  </w:style>
  <w:style w:type="character" w:customStyle="1" w:styleId="Heading7Char">
    <w:name w:val="Heading 7 Char"/>
    <w:basedOn w:val="DefaultParagraphFont"/>
    <w:link w:val="Heading7"/>
    <w:rsid w:val="00E93EF8"/>
    <w:rPr>
      <w:rFonts w:ascii="Arial" w:eastAsia="Times New Roman" w:hAnsi="Arial" w:cs="Arial"/>
      <w:lang w:val="en-US" w:eastAsia="cs-CZ"/>
    </w:rPr>
  </w:style>
  <w:style w:type="character" w:customStyle="1" w:styleId="Heading8Char">
    <w:name w:val="Heading 8 Char"/>
    <w:basedOn w:val="DefaultParagraphFont"/>
    <w:link w:val="Heading8"/>
    <w:rsid w:val="00E93EF8"/>
    <w:rPr>
      <w:rFonts w:ascii="Arial" w:eastAsia="Times New Roman" w:hAnsi="Arial" w:cs="Arial"/>
      <w:i/>
      <w:iCs/>
      <w:lang w:val="en-US" w:eastAsia="cs-CZ"/>
    </w:rPr>
  </w:style>
  <w:style w:type="character" w:customStyle="1" w:styleId="Heading9Char">
    <w:name w:val="Heading 9 Char"/>
    <w:basedOn w:val="DefaultParagraphFont"/>
    <w:link w:val="Heading9"/>
    <w:rsid w:val="00E93EF8"/>
    <w:rPr>
      <w:rFonts w:ascii="Arial" w:eastAsia="Times New Roman" w:hAnsi="Arial" w:cs="Arial"/>
      <w:b/>
      <w:bCs/>
      <w:i/>
      <w:iCs/>
      <w:sz w:val="18"/>
      <w:szCs w:val="18"/>
      <w:lang w:val="en-US" w:eastAsia="cs-CZ"/>
    </w:rPr>
  </w:style>
  <w:style w:type="character" w:styleId="Hyperlink">
    <w:name w:val="Hyperlink"/>
    <w:rsid w:val="00E93EF8"/>
    <w:rPr>
      <w:color w:val="0000FF"/>
      <w:u w:val="single"/>
    </w:rPr>
  </w:style>
  <w:style w:type="character" w:customStyle="1" w:styleId="apple-converted-space">
    <w:name w:val="apple-converted-space"/>
    <w:rsid w:val="00E93EF8"/>
  </w:style>
  <w:style w:type="paragraph" w:styleId="NormalWeb">
    <w:name w:val="Normal (Web)"/>
    <w:basedOn w:val="Normal"/>
    <w:uiPriority w:val="99"/>
    <w:unhideWhenUsed/>
    <w:rsid w:val="00E93E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93EF8"/>
    <w:rPr>
      <w:color w:val="605E5C"/>
      <w:shd w:val="clear" w:color="auto" w:fill="E1DFDD"/>
    </w:rPr>
  </w:style>
  <w:style w:type="paragraph" w:styleId="BalloonText">
    <w:name w:val="Balloon Text"/>
    <w:basedOn w:val="Normal"/>
    <w:link w:val="BalloonTextChar"/>
    <w:uiPriority w:val="99"/>
    <w:semiHidden/>
    <w:unhideWhenUsed/>
    <w:rsid w:val="008E2A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2A81"/>
    <w:rPr>
      <w:rFonts w:ascii="Tahoma" w:hAnsi="Tahoma" w:cs="Tahoma"/>
      <w:sz w:val="16"/>
      <w:szCs w:val="16"/>
    </w:rPr>
  </w:style>
  <w:style w:type="character" w:styleId="PlaceholderText">
    <w:name w:val="Placeholder Text"/>
    <w:basedOn w:val="DefaultParagraphFont"/>
    <w:uiPriority w:val="99"/>
    <w:semiHidden/>
    <w:rsid w:val="001E4343"/>
    <w:rPr>
      <w:color w:val="808080"/>
    </w:rPr>
  </w:style>
  <w:style w:type="character" w:customStyle="1" w:styleId="title-text">
    <w:name w:val="title-text"/>
    <w:basedOn w:val="DefaultParagraphFont"/>
    <w:rsid w:val="009B3530"/>
  </w:style>
  <w:style w:type="character" w:styleId="Emphasis">
    <w:name w:val="Emphasis"/>
    <w:basedOn w:val="DefaultParagraphFont"/>
    <w:uiPriority w:val="20"/>
    <w:qFormat/>
    <w:rsid w:val="003D746B"/>
    <w:rPr>
      <w:i/>
      <w:iCs/>
    </w:rPr>
  </w:style>
  <w:style w:type="character" w:styleId="Strong">
    <w:name w:val="Strong"/>
    <w:basedOn w:val="DefaultParagraphFont"/>
    <w:uiPriority w:val="22"/>
    <w:qFormat/>
    <w:rsid w:val="00C3130A"/>
    <w:rPr>
      <w:b/>
      <w:bCs/>
    </w:rPr>
  </w:style>
  <w:style w:type="character" w:styleId="FollowedHyperlink">
    <w:name w:val="FollowedHyperlink"/>
    <w:basedOn w:val="DefaultParagraphFont"/>
    <w:uiPriority w:val="99"/>
    <w:semiHidden/>
    <w:unhideWhenUsed/>
    <w:rsid w:val="007038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01008">
      <w:bodyDiv w:val="1"/>
      <w:marLeft w:val="0"/>
      <w:marRight w:val="0"/>
      <w:marTop w:val="0"/>
      <w:marBottom w:val="0"/>
      <w:divBdr>
        <w:top w:val="none" w:sz="0" w:space="0" w:color="auto"/>
        <w:left w:val="none" w:sz="0" w:space="0" w:color="auto"/>
        <w:bottom w:val="none" w:sz="0" w:space="0" w:color="auto"/>
        <w:right w:val="none" w:sz="0" w:space="0" w:color="auto"/>
      </w:divBdr>
    </w:div>
    <w:div w:id="316307232">
      <w:bodyDiv w:val="1"/>
      <w:marLeft w:val="0"/>
      <w:marRight w:val="0"/>
      <w:marTop w:val="0"/>
      <w:marBottom w:val="0"/>
      <w:divBdr>
        <w:top w:val="none" w:sz="0" w:space="0" w:color="auto"/>
        <w:left w:val="none" w:sz="0" w:space="0" w:color="auto"/>
        <w:bottom w:val="none" w:sz="0" w:space="0" w:color="auto"/>
        <w:right w:val="none" w:sz="0" w:space="0" w:color="auto"/>
      </w:divBdr>
    </w:div>
    <w:div w:id="347877240">
      <w:bodyDiv w:val="1"/>
      <w:marLeft w:val="0"/>
      <w:marRight w:val="0"/>
      <w:marTop w:val="0"/>
      <w:marBottom w:val="0"/>
      <w:divBdr>
        <w:top w:val="none" w:sz="0" w:space="0" w:color="auto"/>
        <w:left w:val="none" w:sz="0" w:space="0" w:color="auto"/>
        <w:bottom w:val="none" w:sz="0" w:space="0" w:color="auto"/>
        <w:right w:val="none" w:sz="0" w:space="0" w:color="auto"/>
      </w:divBdr>
    </w:div>
    <w:div w:id="1048408080">
      <w:bodyDiv w:val="1"/>
      <w:marLeft w:val="0"/>
      <w:marRight w:val="0"/>
      <w:marTop w:val="0"/>
      <w:marBottom w:val="0"/>
      <w:divBdr>
        <w:top w:val="none" w:sz="0" w:space="0" w:color="auto"/>
        <w:left w:val="none" w:sz="0" w:space="0" w:color="auto"/>
        <w:bottom w:val="none" w:sz="0" w:space="0" w:color="auto"/>
        <w:right w:val="none" w:sz="0" w:space="0" w:color="auto"/>
      </w:divBdr>
    </w:div>
    <w:div w:id="1243220946">
      <w:bodyDiv w:val="1"/>
      <w:marLeft w:val="0"/>
      <w:marRight w:val="0"/>
      <w:marTop w:val="0"/>
      <w:marBottom w:val="0"/>
      <w:divBdr>
        <w:top w:val="none" w:sz="0" w:space="0" w:color="auto"/>
        <w:left w:val="none" w:sz="0" w:space="0" w:color="auto"/>
        <w:bottom w:val="none" w:sz="0" w:space="0" w:color="auto"/>
        <w:right w:val="none" w:sz="0" w:space="0" w:color="auto"/>
      </w:divBdr>
    </w:div>
    <w:div w:id="1305810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s://doi.org/10.1016/j.ijforecast.2008.07.003" TargetMode="External"/><Relationship Id="rId21" Type="http://schemas.openxmlformats.org/officeDocument/2006/relationships/image" Target="media/image10.png"/><Relationship Id="rId34" Type="http://schemas.openxmlformats.org/officeDocument/2006/relationships/hyperlink" Target="https://pubsonline.informs.org/action/doSearch?text1=Lee%2C+Hau+L&amp;field1=Contrib" TargetMode="External"/><Relationship Id="rId42" Type="http://schemas.openxmlformats.org/officeDocument/2006/relationships/hyperlink" Target="https://doi.org/10.1007/s40171-015-0115-z" TargetMode="External"/><Relationship Id="rId47" Type="http://schemas.openxmlformats.org/officeDocument/2006/relationships/image" Target="media/image23.png"/><Relationship Id="rId50" Type="http://schemas.openxmlformats.org/officeDocument/2006/relationships/image" Target="media/image26.jp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hyperlink" Target="https://doi.org/10.1007/978-0-85729-719-8_3" TargetMode="External"/><Relationship Id="rId38" Type="http://schemas.openxmlformats.org/officeDocument/2006/relationships/hyperlink" Target="https://doi.org/10.1016/j.chemolab.2004.12.011"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41" Type="http://schemas.openxmlformats.org/officeDocument/2006/relationships/hyperlink" Target="https://doi.org/10.1007/s40171-015-0115-z" TargetMode="External"/><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oi.org/10.1287/mnsc.43.4.546" TargetMode="External"/><Relationship Id="rId40" Type="http://schemas.openxmlformats.org/officeDocument/2006/relationships/hyperlink" Target="https://doi.org/10.1016/j.ieri.2014.03.00" TargetMode="External"/><Relationship Id="rId45" Type="http://schemas.openxmlformats.org/officeDocument/2006/relationships/hyperlink" Target="https://doi.org/10.1155/2014/970931" TargetMode="External"/><Relationship Id="rId53" Type="http://schemas.openxmlformats.org/officeDocument/2006/relationships/image" Target="media/image29.jpe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emf"/><Relationship Id="rId36" Type="http://schemas.openxmlformats.org/officeDocument/2006/relationships/hyperlink" Target="https://pubsonline.informs.org/action/doSearch?text1=Whang%2C+Seungjin&amp;field1=Contrib" TargetMode="External"/><Relationship Id="rId49"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hyperlink" Target="https://doi.org/10.1016/j.ijpe.2021.108120" TargetMode="External"/><Relationship Id="rId52"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s://pubsonline.informs.org/action/doSearch?text1=Padmanabhan%2C+V&amp;field1=Contrib" TargetMode="External"/><Relationship Id="rId43" Type="http://schemas.openxmlformats.org/officeDocument/2006/relationships/hyperlink" Target="http://dx.doi.org/10.1287/mnsc.35.3.321" TargetMode="External"/><Relationship Id="rId48" Type="http://schemas.openxmlformats.org/officeDocument/2006/relationships/image" Target="media/image24.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4C4F1E-2EC4-4B06-8A2D-684C3F3569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42</Pages>
  <Words>6845</Words>
  <Characters>39020</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Arham Anwar</dc:creator>
  <cp:lastModifiedBy>Arham Anwar</cp:lastModifiedBy>
  <cp:revision>3</cp:revision>
  <dcterms:created xsi:type="dcterms:W3CDTF">2021-05-31T08:30:00Z</dcterms:created>
  <dcterms:modified xsi:type="dcterms:W3CDTF">2021-05-31T08:42:00Z</dcterms:modified>
</cp:coreProperties>
</file>